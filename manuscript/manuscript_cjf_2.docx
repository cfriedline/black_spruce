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23FC577" w14:textId="77777777" w:rsidR="006E617C" w:rsidRDefault="00EE6FCD" w:rsidP="00EE6FCD">
      <w:pPr>
        <w:pStyle w:val="Heading2"/>
      </w:pPr>
      <w:r>
        <w:t>Methods</w:t>
      </w:r>
    </w:p>
    <w:p w14:paraId="73874CA8" w14:textId="77777777" w:rsidR="00EE6FCD" w:rsidRDefault="00EE6FCD" w:rsidP="00EE6FCD">
      <w:pPr>
        <w:pStyle w:val="Heading3"/>
      </w:pPr>
      <w:r>
        <w:t>Sequence Processing</w:t>
      </w:r>
    </w:p>
    <w:p w14:paraId="58CBB504" w14:textId="0CD364B8" w:rsidR="00696AEC" w:rsidRDefault="00696AEC" w:rsidP="002679AD">
      <w:r>
        <w:t xml:space="preserve">A total of 7232 chromatogram files from two sets of replicate samples, two each for needle and cambium, were processed using an IPython </w:t>
      </w:r>
      <w:r>
        <w:fldChar w:fldCharType="begin"/>
      </w:r>
      <w:r w:rsidR="00F15073">
        <w:instrText xml:space="preserve"> ADDIN PAPERS2_CITATIONS &lt;citation&gt;&lt;uuid&gt;C38C73BF-6C4D-459E-B7E8-819E35986C56&lt;/uuid&gt;&lt;priority&gt;0&lt;/priority&gt;&lt;publications&gt;&lt;publication&gt;&lt;uuid&gt;BD889BFF-8A5E-40D2-AC3B-912FCF428A41&lt;/uuid&gt;&lt;volume&gt;9&lt;/volume&gt;&lt;doi&gt;10.1109/MCSE.2007.53&lt;/doi&gt;&lt;startpage&gt;21&lt;/startpage&gt;&lt;publication_date&gt;99200703291200000000222000&lt;/publication_date&gt;&lt;url&gt;http://ieeexplore.ieee.org/lpdocs/epic03/wrapper.htm?arnumber=4160251&lt;/url&gt;&lt;citekey&gt;Perez:2007hy&lt;/citekey&gt;&lt;type&gt;400&lt;/type&gt;&lt;title&gt;IPython: A System for Interactive Scientific Computing&lt;/title&gt;&lt;publisher&gt;IEEE&lt;/publisher&gt;&lt;number&gt;3&lt;/number&gt;&lt;subtype&gt;400&lt;/subtype&gt;&lt;endpage&gt;29&lt;/endpage&gt;&lt;bundle&gt;&lt;publication&gt;&lt;publisher&gt;IEEE&lt;/publisher&gt;&lt;title&gt;Computing in Science &amp;amp; Engineering&lt;/title&gt;&lt;type&gt;-100&lt;/type&gt;&lt;subtype&gt;-100&lt;/subtype&gt;&lt;uuid&gt;21CC0494-D6FC-414C-A821-EEBD43B60FD9&lt;/uuid&gt;&lt;/publication&gt;&lt;/bundle&gt;&lt;authors&gt;&lt;author&gt;&lt;firstName&gt;F&lt;/firstName&gt;&lt;lastName&gt;Pérez&lt;/lastName&gt;&lt;/author&gt;&lt;author&gt;&lt;firstName&gt;B&lt;/firstName&gt;&lt;middleNames&gt;E&lt;/middleNames&gt;&lt;lastName&gt;Granger&lt;/lastName&gt;&lt;/author&gt;&lt;/authors&gt;&lt;/publication&gt;&lt;/publications&gt;&lt;cites&gt;&lt;/cites&gt;&lt;/citation&gt;</w:instrText>
      </w:r>
      <w:r>
        <w:fldChar w:fldCharType="separate"/>
      </w:r>
      <w:r w:rsidR="00F15073">
        <w:rPr>
          <w:rFonts w:cs="Times New Roman"/>
        </w:rPr>
        <w:t>(Pérez and Granger 2007)</w:t>
      </w:r>
      <w:r>
        <w:fldChar w:fldCharType="end"/>
      </w:r>
      <w:r>
        <w:t xml:space="preserve"> notebook and various utilities.  The chromatograms were conve</w:t>
      </w:r>
      <w:r w:rsidR="00431864">
        <w:t>r</w:t>
      </w:r>
      <w:r w:rsidR="00056BEF">
        <w:t xml:space="preserve">ted using Phred </w:t>
      </w:r>
      <w:r w:rsidR="00731627">
        <w:fldChar w:fldCharType="begin"/>
      </w:r>
      <w:r w:rsidR="00F15073">
        <w:instrText xml:space="preserve"> ADDIN PAPERS2_CITATIONS &lt;citation&gt;&lt;uuid&gt;7C91FA0B-5655-4F21-BF4B-25158E7D5404&lt;/uuid&gt;&lt;priority&gt;0&lt;/priority&gt;&lt;publications&gt;&lt;publication&gt;&lt;volume&gt;8&lt;/volume&gt;&lt;publication_date&gt;99199803001200000000220000&lt;/publication_date&gt;&lt;number&gt;3&lt;/number&gt;&lt;institution&gt;Department of Molecular Biotechnology, University of Washington, Seattle, Washington 98195-7730, USA.&lt;/institution&gt;&lt;startpage&gt;186&lt;/startpage&gt;&lt;title&gt;Base-calling of automated sequencer traces using phred. II. Error probabilities&lt;/title&gt;&lt;uuid&gt;B8140766-780E-4167-A108-8883E698A6C9&lt;/uuid&gt;&lt;subtype&gt;400&lt;/subtype&gt;&lt;endpage&gt;194&lt;/endpage&gt;&lt;type&gt;400&lt;/type&gt;&lt;url&gt;http://eutils.ncbi.nlm.nih.gov/entrez/eutils/elink.fcgi?dbfrom=pubmed&amp;amp;id=9521922&amp;amp;retmode=ref&amp;amp;cmd=prlinks&lt;/url&gt;&lt;bundle&gt;&lt;publication&gt;&lt;title&gt;Genome Research&lt;/title&gt;&lt;type&gt;-100&lt;/type&gt;&lt;subtype&gt;-100&lt;/subtype&gt;&lt;uuid&gt;1A215972-7FB0-479E-8ED4-978656DA19D2&lt;/uuid&gt;&lt;/publication&gt;&lt;/bundle&gt;&lt;authors&gt;&lt;author&gt;&lt;firstName&gt;B&lt;/firstName&gt;&lt;lastName&gt;Ewing&lt;/lastName&gt;&lt;/author&gt;&lt;author&gt;&lt;firstName&gt;P&lt;/firstName&gt;&lt;lastName&gt;Green&lt;/lastName&gt;&lt;/author&gt;&lt;/authors&gt;&lt;/publication&gt;&lt;/publications&gt;&lt;cites&gt;&lt;/cites&gt;&lt;/citation&gt;</w:instrText>
      </w:r>
      <w:r w:rsidR="00731627">
        <w:fldChar w:fldCharType="separate"/>
      </w:r>
      <w:r w:rsidR="00F15073">
        <w:rPr>
          <w:rFonts w:cs="Times New Roman"/>
        </w:rPr>
        <w:t>(Ewing and Green 1998)</w:t>
      </w:r>
      <w:r w:rsidR="00731627">
        <w:fldChar w:fldCharType="end"/>
      </w:r>
      <w:r w:rsidR="00731627">
        <w:t xml:space="preserve"> </w:t>
      </w:r>
      <w:r>
        <w:t xml:space="preserve">into FASTA sequences with a trimming cutoff </w:t>
      </w:r>
      <w:r w:rsidR="005764A1">
        <w:t>probability</w:t>
      </w:r>
      <w:r>
        <w:t xml:space="preserve"> of 0.01 (i.e., Phred score = 20), and sequences which were less than 100 bases long were excluded.  These ESTs, from all replicates, were combined into a single file (where all of the sequence identifiers indicated the source and replicate of the EST).  The combined file was processed, first using SeqClean </w:t>
      </w:r>
      <w:r w:rsidR="00056BEF">
        <w:fldChar w:fldCharType="begin"/>
      </w:r>
      <w:r w:rsidR="00F15073">
        <w:instrText xml:space="preserve"> ADDIN PAPERS2_CITATIONS &lt;citation&gt;&lt;uuid&gt;33E5DB07-FC90-4A18-8D2E-F107A1CF6787&lt;/uuid&gt;&lt;priority&gt;0&lt;/priority&gt;&lt;publications&gt;&lt;publication&gt;&lt;uuid&gt;979DBDD8-78C2-4D0C-BDCF-29042F1DAEF0&lt;/uuid&gt;&lt;volume&gt;8&lt;/volume&gt;&lt;accepted_date&gt;99200711131200000000222000&lt;/accepted_date&gt;&lt;doi&gt;10.1186/1471-2164-8-416&lt;/doi&gt;&lt;startpage&gt;416&lt;/startpage&gt;&lt;publication_date&gt;99200701011200000000222000&lt;/publication_date&gt;&lt;url&gt;http://www.biomedcentral.com/1471-2164/8/416/&lt;/url&gt;&lt;type&gt;400&lt;/type&gt;&lt;title&gt;An optimized procedure greatly improves EST vector contamination removal.&lt;/title&gt;&lt;submission_date&gt;99200701241200000000222000&lt;/submission_date&gt;&lt;number&gt;&lt;/number&gt;&lt;institution&gt;Bioinformatics Core Laboratory, Agricultural Biotechnology Research Center, Academia Sinica, Taipei, Taiwan. chenyian@gate.sinica.edu.tw&lt;/institution&gt;&lt;subtype&gt;400&lt;/subtype&gt;&lt;endpage&gt;416&lt;/endpage&gt;&lt;bundle&gt;&lt;publication&gt;&lt;publisher&gt;BioMed Central Ltd&lt;/publisher&gt;&lt;title&gt;BMC Genomics&lt;/title&gt;&lt;type&gt;-100&lt;/type&gt;&lt;subtype&gt;-100&lt;/subtype&gt;&lt;uuid&gt;9A96E244-D447-4FB0-AF3A-1B8CD2D3EAB2&lt;/uuid&gt;&lt;/publication&gt;&lt;/bundle&gt;&lt;authors&gt;&lt;author&gt;&lt;firstName&gt;Yi-An&lt;/firstName&gt;&lt;lastName&gt;Chen&lt;/lastName&gt;&lt;/author&gt;&lt;author&gt;&lt;firstName&gt;Chang-Chun&lt;/firstName&gt;&lt;lastName&gt;Lin&lt;/lastName&gt;&lt;/author&gt;&lt;author&gt;&lt;firstName&gt;Chin-Di&lt;/firstName&gt;&lt;lastName&gt;Wang&lt;/lastName&gt;&lt;/author&gt;&lt;author&gt;&lt;firstName&gt;Huan-Bin&lt;/firstName&gt;&lt;lastName&gt;Wu&lt;/lastName&gt;&lt;/author&gt;&lt;author&gt;&lt;firstName&gt;Pei-Ing&lt;/firstName&gt;&lt;lastName&gt;Hwang&lt;/lastName&gt;&lt;/author&gt;&lt;/authors&gt;&lt;/publication&gt;&lt;/publications&gt;&lt;cites&gt;&lt;/cites&gt;&lt;/citation&gt;</w:instrText>
      </w:r>
      <w:r w:rsidR="00056BEF">
        <w:fldChar w:fldCharType="separate"/>
      </w:r>
      <w:r w:rsidR="00F15073">
        <w:rPr>
          <w:rFonts w:cs="Times New Roman"/>
        </w:rPr>
        <w:t>(Chen et al. 2007)</w:t>
      </w:r>
      <w:r w:rsidR="00056BEF">
        <w:fldChar w:fldCharType="end"/>
      </w:r>
      <w:r>
        <w:t xml:space="preserve">, screening for both </w:t>
      </w:r>
      <w:r w:rsidR="00056BEF">
        <w:t xml:space="preserve">vectors using the Univec </w:t>
      </w:r>
      <w:r w:rsidR="00056BEF">
        <w:fldChar w:fldCharType="begin"/>
      </w:r>
      <w:r w:rsidR="00F15073">
        <w:instrText xml:space="preserve"> ADDIN PAPERS2_CITATIONS &lt;citation&gt;&lt;uuid&gt;57DDB564-25C5-483E-AFB6-68FF33E0C26B&lt;/uuid&gt;&lt;priority&gt;0&lt;/priority&gt;&lt;publications&gt;&lt;publication&gt;&lt;uuid&gt;768186BF-850B-490A-BA95-DBAF55ADE273&lt;/uuid&gt;&lt;volume&gt;38&lt;/volume&gt;&lt;doi&gt;10.1093/nar/gkp1077&lt;/doi&gt;&lt;startpage&gt;D1&lt;/startpage&gt;&lt;publication_date&gt;99201001011200000000222000&lt;/publication_date&gt;&lt;url&gt;http://nar.oxfordjournals.org/content/38/suppl_1/D1.short&lt;/url&gt;&lt;type&gt;400&lt;/type&gt;&lt;title&gt;The 2010 Nucleic Acids Research Database Issue and online Database Collection: a community of data resources.&lt;/title&gt;&lt;institution&gt;EMBL-European Bioinformatics Institute, Wellcome Trust Genome Campus, Hinxton, Cambridge CB10 1SD, UK. cochrane@ebi.ac.uk&lt;/institution&gt;&lt;number&gt;Database issue&lt;/number&gt;&lt;subtype&gt;400&lt;/subtype&gt;&lt;endpage&gt;D4&lt;/endpage&gt;&lt;bundle&gt;&lt;publication&gt;&lt;title&gt;Nucleic Acids Research&lt;/title&gt;&lt;type&gt;-100&lt;/type&gt;&lt;subtype&gt;-100&lt;/subtype&gt;&lt;uuid&gt;93542D55-47ED-43A8-958B-C186386C9CC4&lt;/uuid&gt;&lt;/publication&gt;&lt;/bundle&gt;&lt;authors&gt;&lt;author&gt;&lt;firstName&gt;Guy&lt;/firstName&gt;&lt;middleNames&gt;R&lt;/middleNames&gt;&lt;lastName&gt;Cochrane&lt;/lastName&gt;&lt;/author&gt;&lt;author&gt;&lt;firstName&gt;Michael&lt;/firstName&gt;&lt;middleNames&gt;Y&lt;/middleNames&gt;&lt;lastName&gt;Galperin&lt;/lastName&gt;&lt;/author&gt;&lt;/authors&gt;&lt;/publication&gt;&lt;/publications&gt;&lt;cites&gt;&lt;/cites&gt;&lt;/citation&gt;</w:instrText>
      </w:r>
      <w:r w:rsidR="00056BEF">
        <w:fldChar w:fldCharType="separate"/>
      </w:r>
      <w:r w:rsidR="00F15073">
        <w:rPr>
          <w:rFonts w:cs="Times New Roman"/>
        </w:rPr>
        <w:t>(Cochrane and Galperin 2010)</w:t>
      </w:r>
      <w:r w:rsidR="00056BEF">
        <w:fldChar w:fldCharType="end"/>
      </w:r>
      <w:r w:rsidR="00056BEF">
        <w:t xml:space="preserve"> </w:t>
      </w:r>
      <w:r>
        <w:t xml:space="preserve">database and contamination from </w:t>
      </w:r>
      <w:r>
        <w:rPr>
          <w:i/>
        </w:rPr>
        <w:t>E. coli</w:t>
      </w:r>
      <w:r>
        <w:t xml:space="preserve"> K-12 substr. DH10B.  The cleaned and trimmed ESTs were, in each case, assembled into unigenes using iAssembler </w:t>
      </w:r>
      <w:r>
        <w:fldChar w:fldCharType="begin"/>
      </w:r>
      <w:r w:rsidR="00F15073">
        <w:instrText xml:space="preserve"> ADDIN PAPERS2_CITATIONS &lt;citation&gt;&lt;uuid&gt;874FF57E-B881-414E-B2D2-683AA9073851&lt;/uuid&gt;&lt;priority&gt;0&lt;/priority&gt;&lt;publications&gt;&lt;publication&gt;&lt;uuid&gt;A5C7E157-48D0-4F5C-B9BE-942E05AC3DA7&lt;/uuid&gt;&lt;volume&gt;12&lt;/volume&gt;&lt;accepted_date&gt;99201111231200000000222000&lt;/accepted_date&gt;&lt;doi&gt;10.1186/1471-2105-12-453&lt;/doi&gt;&lt;startpage&gt;453&lt;/startpage&gt;&lt;publication_date&gt;99201101011200000000222000&lt;/publication_date&gt;&lt;url&gt;http://www.biomedcentral.com/1471-2105/12/453&lt;/url&gt;&lt;citekey&gt;Zheng:2011kt&lt;/citekey&gt;&lt;type&gt;400&lt;/type&gt;&lt;title&gt;iAssembler: a package for de novo assembly of Roche-454/Sanger transcriptome sequences.&lt;/title&gt;&lt;publisher&gt;BioMed Central Ltd&lt;/publisher&gt;&lt;submission_date&gt;99201105271200000000222000&lt;/submission_date&gt;&lt;number&gt;&lt;/number&gt;&lt;institution&gt;Department of Ornamental Horticulture, China Agricultural University, Beijing 100094, China.&lt;/institution&gt;&lt;subtype&gt;400&lt;/subtype&gt;&lt;endpage&gt;453&lt;/endpage&gt;&lt;bundle&gt;&lt;publication&gt;&lt;title&gt;BMC Bioinformatics&lt;/title&gt;&lt;type&gt;-100&lt;/type&gt;&lt;subtype&gt;-100&lt;/subtype&gt;&lt;uuid&gt;5FF48962-33A3-47A1-A893-2890C28341FE&lt;/uuid&gt;&lt;/publication&gt;&lt;/bundle&gt;&lt;authors&gt;&lt;author&gt;&lt;firstName&gt;Yi&lt;/firstName&gt;&lt;lastName&gt;Zheng&lt;/lastName&gt;&lt;/author&gt;&lt;author&gt;&lt;firstName&gt;Liangjun&lt;/firstName&gt;&lt;lastName&gt;Zhao&lt;/lastName&gt;&lt;/author&gt;&lt;author&gt;&lt;firstName&gt;Junping&lt;/firstName&gt;&lt;lastName&gt;Gao&lt;/lastName&gt;&lt;/author&gt;&lt;author&gt;&lt;firstName&gt;Zhangjun&lt;/firstName&gt;&lt;lastName&gt;Fei&lt;/lastName&gt;&lt;/author&gt;&lt;/authors&gt;&lt;/publication&gt;&lt;/publications&gt;&lt;cites&gt;&lt;/cites&gt;&lt;/citation&gt;</w:instrText>
      </w:r>
      <w:r>
        <w:fldChar w:fldCharType="separate"/>
      </w:r>
      <w:r w:rsidR="00F15073">
        <w:rPr>
          <w:rFonts w:cs="Times New Roman"/>
        </w:rPr>
        <w:t>(Zheng et al. 2011)</w:t>
      </w:r>
      <w:r>
        <w:fldChar w:fldCharType="end"/>
      </w:r>
      <w:r>
        <w:t>.</w:t>
      </w:r>
      <w:r w:rsidR="00244119">
        <w:t xml:space="preserve">  The representation of the number of sequence fragments from each tissue and replicate were calculated from the output from iAssembler</w:t>
      </w:r>
      <w:r w:rsidR="00C01F23">
        <w:t xml:space="preserve"> </w:t>
      </w:r>
      <w:r w:rsidR="00C01F23">
        <w:fldChar w:fldCharType="begin"/>
      </w:r>
      <w:r w:rsidR="00F15073">
        <w:instrText xml:space="preserve"> ADDIN PAPERS2_CITATIONS &lt;citation&gt;&lt;uuid&gt;C4EF0C7B-B101-40F7-9199-1E8F322795C8&lt;/uuid&gt;&lt;priority&gt;0&lt;/priority&gt;&lt;publications&gt;&lt;publication&gt;&lt;uuid&gt;A5C7E157-48D0-4F5C-B9BE-942E05AC3DA7&lt;/uuid&gt;&lt;volume&gt;12&lt;/volume&gt;&lt;accepted_date&gt;99201111231200000000222000&lt;/accepted_date&gt;&lt;doi&gt;10.1186/1471-2105-12-453&lt;/doi&gt;&lt;startpage&gt;453&lt;/startpage&gt;&lt;publication_date&gt;99201101011200000000222000&lt;/publication_date&gt;&lt;url&gt;http://www.biomedcentral.com/1471-2105/12/453&lt;/url&gt;&lt;citekey&gt;Zheng:2011kt&lt;/citekey&gt;&lt;type&gt;400&lt;/type&gt;&lt;title&gt;iAssembler: a package for de novo assembly of Roche-454/Sanger transcriptome sequences.&lt;/title&gt;&lt;publisher&gt;BioMed Central Ltd&lt;/publisher&gt;&lt;submission_date&gt;99201105271200000000222000&lt;/submission_date&gt;&lt;number&gt;&lt;/number&gt;&lt;institution&gt;Department of Ornamental Horticulture, China Agricultural University, Beijing 100094, China.&lt;/institution&gt;&lt;subtype&gt;400&lt;/subtype&gt;&lt;endpage&gt;453&lt;/endpage&gt;&lt;bundle&gt;&lt;publication&gt;&lt;title&gt;BMC Bioinformatics&lt;/title&gt;&lt;type&gt;-100&lt;/type&gt;&lt;subtype&gt;-100&lt;/subtype&gt;&lt;uuid&gt;5FF48962-33A3-47A1-A893-2890C28341FE&lt;/uuid&gt;&lt;/publication&gt;&lt;/bundle&gt;&lt;authors&gt;&lt;author&gt;&lt;firstName&gt;Yi&lt;/firstName&gt;&lt;lastName&gt;Zheng&lt;/lastName&gt;&lt;/author&gt;&lt;author&gt;&lt;firstName&gt;Liangjun&lt;/firstName&gt;&lt;lastName&gt;Zhao&lt;/lastName&gt;&lt;/author&gt;&lt;author&gt;&lt;firstName&gt;Junping&lt;/firstName&gt;&lt;lastName&gt;Gao&lt;/lastName&gt;&lt;/author&gt;&lt;author&gt;&lt;firstName&gt;Zhangjun&lt;/firstName&gt;&lt;lastName&gt;Fei&lt;/lastName&gt;&lt;/author&gt;&lt;/authors&gt;&lt;/publication&gt;&lt;/publications&gt;&lt;cites&gt;&lt;/cites&gt;&lt;/citation&gt;</w:instrText>
      </w:r>
      <w:r w:rsidR="00C01F23">
        <w:fldChar w:fldCharType="separate"/>
      </w:r>
      <w:r w:rsidR="00F15073">
        <w:rPr>
          <w:rFonts w:cs="Times New Roman"/>
        </w:rPr>
        <w:t>(Zheng et al. 2011)</w:t>
      </w:r>
      <w:r w:rsidR="00C01F23">
        <w:fldChar w:fldCharType="end"/>
      </w:r>
      <w:r w:rsidR="00244119">
        <w:t>, which tracks which individual FASTA sequences (decorated with the source tissue/replicate combination) were assembled into each unigenes.  These counts were used to assess differential unigene expression.</w:t>
      </w:r>
    </w:p>
    <w:p w14:paraId="29C8223C" w14:textId="77777777" w:rsidR="002679AD" w:rsidRDefault="002679AD" w:rsidP="002679AD"/>
    <w:p w14:paraId="291C0DC0" w14:textId="3C4E2A7D" w:rsidR="002679AD" w:rsidRPr="00696AEC" w:rsidRDefault="002679AD" w:rsidP="002679AD">
      <w:r>
        <w:t xml:space="preserve">The assembled unigenes were aligned to a </w:t>
      </w:r>
      <w:r w:rsidR="00431864">
        <w:t xml:space="preserve">custom </w:t>
      </w:r>
      <w:r>
        <w:t xml:space="preserve">local copy of the </w:t>
      </w:r>
      <w:r w:rsidR="00431864">
        <w:t>UniProtKB</w:t>
      </w:r>
      <w:r>
        <w:t xml:space="preserve"> database</w:t>
      </w:r>
      <w:r w:rsidR="00431864">
        <w:t xml:space="preserve">.  This database was created from the most current release of the Swiss-Prot as of 4/1/15.   Briefly, the accessions from the plant taxonomic division were extracted and were used to extract FASTA sequences from the entire UniProt database.  The top 10 </w:t>
      </w:r>
      <w:r w:rsidR="00F15928">
        <w:t xml:space="preserve">blastx </w:t>
      </w:r>
      <w:r w:rsidR="00C01F23">
        <w:fldChar w:fldCharType="begin"/>
      </w:r>
      <w:r w:rsidR="00F15073">
        <w:instrText xml:space="preserve"> ADDIN PAPERS2_CITATIONS &lt;citation&gt;&lt;uuid&gt;F1FA4424-E376-4D2D-8A27-0EC89DDB14A3&lt;/uuid&gt;&lt;priority&gt;0&lt;/priority&gt;&lt;publications&gt;&lt;publication&gt;&lt;uuid&gt;ACF2CD0F-5D89-4C01-994D-0BBD0DF23452&lt;/uuid&gt;&lt;volume&gt;215&lt;/volume&gt;&lt;doi&gt;10.1016/S0022-2836(05)80360-2&lt;/doi&gt;&lt;startpage&gt;403&lt;/startpage&gt;&lt;publication_date&gt;99199001011200000000222000&lt;/publication_date&gt;&lt;url&gt;http://linkinghub.elsevier.com/retrieve/pii/S0022283605803602&lt;/url&gt;&lt;citekey&gt;Altschul:1990dw&lt;/citekey&gt;&lt;type&gt;400&lt;/type&gt;&lt;title&gt;Basic local alignment search tool&lt;/title&gt;&lt;institution&gt;National Center for Biotechnology Information, National Library of Medicine, National Institutes of Health, Bethesda, MD 20894.&lt;/institution&gt;&lt;number&gt;3&lt;/number&gt;&lt;subtype&gt;400&lt;/subtype&gt;&lt;endpage&gt;410&lt;/endpage&gt;&lt;bundle&gt;&lt;publication&gt;&lt;title&gt;Journal of Molecular Biology&lt;/title&gt;&lt;type&gt;-100&lt;/type&gt;&lt;subtype&gt;-100&lt;/subtype&gt;&lt;uuid&gt;BE223921-C2A7-4906-A5CF-05F9329005C2&lt;/uuid&gt;&lt;/publication&gt;&lt;/bundle&gt;&lt;authors&gt;&lt;author&gt;&lt;firstName&gt;Stephen&lt;/firstName&gt;&lt;middleNames&gt;F&lt;/middleNames&gt;&lt;lastName&gt;Altschul&lt;/lastName&gt;&lt;/author&gt;&lt;author&gt;&lt;firstName&gt;Warren&lt;/firstName&gt;&lt;lastName&gt;Gish&lt;/lastName&gt;&lt;/author&gt;&lt;author&gt;&lt;firstName&gt;Webb&lt;/firstName&gt;&lt;lastName&gt;Miller&lt;/lastName&gt;&lt;/author&gt;&lt;author&gt;&lt;firstName&gt;Eugene&lt;/firstName&gt;&lt;middleNames&gt;W&lt;/middleNames&gt;&lt;lastName&gt;Myers&lt;/lastName&gt;&lt;/author&gt;&lt;author&gt;&lt;firstName&gt;David&lt;/firstName&gt;&lt;middleNames&gt;J&lt;/middleNames&gt;&lt;lastName&gt;Lipman&lt;/lastName&gt;&lt;/author&gt;&lt;/authors&gt;&lt;/publication&gt;&lt;/publications&gt;&lt;cites&gt;&lt;/cites&gt;&lt;/citation&gt;</w:instrText>
      </w:r>
      <w:r w:rsidR="00C01F23">
        <w:fldChar w:fldCharType="separate"/>
      </w:r>
      <w:r w:rsidR="00F15073">
        <w:rPr>
          <w:rFonts w:cs="Times New Roman"/>
        </w:rPr>
        <w:t>(Altschul et al. 1990)</w:t>
      </w:r>
      <w:r w:rsidR="00C01F23">
        <w:fldChar w:fldCharType="end"/>
      </w:r>
      <w:r w:rsidR="00C01F23">
        <w:t xml:space="preserve"> </w:t>
      </w:r>
      <w:r w:rsidR="00431864">
        <w:t xml:space="preserve">alignments </w:t>
      </w:r>
      <w:r w:rsidR="00F15928">
        <w:t xml:space="preserve">for each unigene, having e-values &lt; 1e-5, were retained for </w:t>
      </w:r>
      <w:r w:rsidR="00992DBC">
        <w:t xml:space="preserve">annotation using Blast2GO </w:t>
      </w:r>
      <w:r w:rsidR="00992DBC">
        <w:fldChar w:fldCharType="begin"/>
      </w:r>
      <w:r w:rsidR="00F15073">
        <w:instrText xml:space="preserve"> ADDIN PAPERS2_CITATIONS &lt;citation&gt;&lt;uuid&gt;B2971E39-C2C2-4312-A8E9-3840D7F3606A&lt;/uuid&gt;&lt;priority&gt;0&lt;/priority&gt;&lt;publications&gt;&lt;publication&gt;&lt;uuid&gt;CDD8F592-13F5-4F83-9F8B-90C8BED213F9&lt;/uuid&gt;&lt;volume&gt;36&lt;/volume&gt;&lt;doi&gt;10.1093/nar/gkn176&lt;/doi&gt;&lt;startpage&gt;3420&lt;/startpage&gt;&lt;publication_date&gt;99200806001200000000220000&lt;/publication_date&gt;&lt;url&gt;http://nar.oxfordjournals.org/lookup/doi/10.1093/nar/gkn176&lt;/url&gt;&lt;citekey&gt;Gotz:2008kq&lt;/citekey&gt;&lt;type&gt;400&lt;/type&gt;&lt;title&gt;High-throughput functional annotation and data mining with the Blast2GO suite.&lt;/title&gt;&lt;publisher&gt;Oxford University Press&lt;/publisher&gt;&lt;institution&gt;Bioinformatics Department, Centro de Investigación Principe Felipe, Valencia, Spain.&lt;/institution&gt;&lt;number&gt;10&lt;/number&gt;&lt;subtype&gt;400&lt;/subtype&gt;&lt;endpage&gt;3435&lt;/endpage&gt;&lt;bundle&gt;&lt;publication&gt;&lt;title&gt;Nucleic Acids Research&lt;/title&gt;&lt;type&gt;-100&lt;/type&gt;&lt;subtype&gt;-100&lt;/subtype&gt;&lt;uuid&gt;93542D55-47ED-43A8-958B-C186386C9CC4&lt;/uuid&gt;&lt;/publication&gt;&lt;/bundle&gt;&lt;authors&gt;&lt;author&gt;&lt;firstName&gt;Stefan&lt;/firstName&gt;&lt;lastName&gt;Götz&lt;/lastName&gt;&lt;/author&gt;&lt;author&gt;&lt;firstName&gt;Juan&lt;/firstName&gt;&lt;middleNames&gt;Miguel&lt;/middleNames&gt;&lt;lastName&gt;García-Gómez&lt;/lastName&gt;&lt;/author&gt;&lt;author&gt;&lt;firstName&gt;Javier&lt;/firstName&gt;&lt;lastName&gt;Terol&lt;/lastName&gt;&lt;/author&gt;&lt;author&gt;&lt;firstName&gt;Tim&lt;/firstName&gt;&lt;middleNames&gt;D&lt;/middleNames&gt;&lt;lastName&gt;Williams&lt;/lastName&gt;&lt;/author&gt;&lt;author&gt;&lt;firstName&gt;Shivashankar&lt;/firstName&gt;&lt;middleNames&gt;H&lt;/middleNames&gt;&lt;lastName&gt;Nagaraj&lt;/lastName&gt;&lt;/author&gt;&lt;author&gt;&lt;firstName&gt;María&lt;/firstName&gt;&lt;middleNames&gt;José&lt;/middleNames&gt;&lt;lastName&gt;Nueda&lt;/lastName&gt;&lt;/author&gt;&lt;author&gt;&lt;firstName&gt;Montserrat&lt;/firstName&gt;&lt;lastName&gt;Robles&lt;/lastName&gt;&lt;/author&gt;&lt;author&gt;&lt;firstName&gt;Manuel&lt;/firstName&gt;&lt;lastName&gt;Talón&lt;/lastName&gt;&lt;/author&gt;&lt;author&gt;&lt;firstName&gt;Joaquín&lt;/firstName&gt;&lt;lastName&gt;Dopazo&lt;/lastName&gt;&lt;/author&gt;&lt;author&gt;&lt;firstName&gt;Ana&lt;/firstName&gt;&lt;lastName&gt;Conesa&lt;/lastName&gt;&lt;/author&gt;&lt;/authors&gt;&lt;/publication&gt;&lt;/publications&gt;&lt;cites&gt;&lt;/cites&gt;&lt;/citation&gt;</w:instrText>
      </w:r>
      <w:r w:rsidR="00992DBC">
        <w:fldChar w:fldCharType="separate"/>
      </w:r>
      <w:r w:rsidR="00F15073">
        <w:rPr>
          <w:rFonts w:cs="Times New Roman"/>
        </w:rPr>
        <w:t>(Götz et al. 2008)</w:t>
      </w:r>
      <w:r w:rsidR="00992DBC">
        <w:fldChar w:fldCharType="end"/>
      </w:r>
      <w:r w:rsidR="007A2A6A">
        <w:t>.</w:t>
      </w:r>
      <w:r w:rsidR="00F15928">
        <w:t xml:space="preserve"> </w:t>
      </w:r>
    </w:p>
    <w:p w14:paraId="2894AE7C" w14:textId="77777777" w:rsidR="00EE6FCD" w:rsidRDefault="00EE6FCD" w:rsidP="00EE6FCD">
      <w:pPr>
        <w:pStyle w:val="Heading3"/>
      </w:pPr>
      <w:r>
        <w:t>Differential Gene Expression</w:t>
      </w:r>
    </w:p>
    <w:p w14:paraId="5C7AC095" w14:textId="4788877F" w:rsidR="00C01F23" w:rsidRPr="00324A01" w:rsidRDefault="00C01F23" w:rsidP="00C01F23">
      <w:r>
        <w:t xml:space="preserve">To determine whether assembled unigenes were differentially expressed </w:t>
      </w:r>
      <w:r w:rsidR="00D62670">
        <w:t xml:space="preserve">(DE) </w:t>
      </w:r>
      <w:r>
        <w:t xml:space="preserve">in either needle or cambium, counts across replicates were combined for each tissue.  These cambium and needle counts were used as input to the online version of IDEG6 </w:t>
      </w:r>
      <w:r>
        <w:fldChar w:fldCharType="begin"/>
      </w:r>
      <w:r w:rsidR="00F15073">
        <w:instrText xml:space="preserve"> ADDIN PAPERS2_CITATIONS &lt;citation&gt;&lt;uuid&gt;7EBCFAB5-127C-4D27-8597-B38490C205E9&lt;/uuid&gt;&lt;priority&gt;0&lt;/priority&gt;&lt;publications&gt;&lt;publication&gt;&lt;type&gt;400&lt;/type&gt;&lt;publication_date&gt;99200300001200000000200000&lt;/publication_date&gt;&lt;title&gt;IDEG6: a web tool for detection of differentially expressed genes in multiple tag sampling experiments&lt;/title&gt;&lt;url&gt;http://physiolgenomics.physiology.org/content/12/2/159.short&lt;/url&gt;&lt;subtype&gt;400&lt;/subtype&gt;&lt;uuid&gt;C25426DA-A323-4EBA-BCDD-0C3064E34976&lt;/uuid&gt;&lt;bundle&gt;&lt;publication&gt;&lt;title&gt;Physiological …&lt;/title&gt;&lt;type&gt;-100&lt;/type&gt;&lt;subtype&gt;-100&lt;/subtype&gt;&lt;uuid&gt;6FC201CE-AFCD-4265-9B2A-B1457129FD96&lt;/uuid&gt;&lt;/publication&gt;&lt;/bundle&gt;&lt;authors&gt;&lt;author&gt;&lt;firstName&gt;C&lt;/firstName&gt;&lt;lastName&gt;Romualdi&lt;/lastName&gt;&lt;/author&gt;&lt;author&gt;&lt;firstName&gt;S&lt;/firstName&gt;&lt;lastName&gt;Bortoluzzi&lt;/lastName&gt;&lt;/author&gt;&lt;author&gt;&lt;firstName&gt;F&lt;/firstName&gt;&lt;lastName&gt;d'Alessi&lt;/lastName&gt;&lt;/author&gt;&lt;/authors&gt;&lt;/publication&gt;&lt;/publications&gt;&lt;cites&gt;&lt;/cites&gt;&lt;/citation&gt;</w:instrText>
      </w:r>
      <w:r>
        <w:fldChar w:fldCharType="separate"/>
      </w:r>
      <w:r w:rsidR="00F15073">
        <w:rPr>
          <w:rFonts w:cs="Times New Roman"/>
        </w:rPr>
        <w:t>(Romualdi et al. 2003)</w:t>
      </w:r>
      <w:r>
        <w:fldChar w:fldCharType="end"/>
      </w:r>
      <w:r>
        <w:t xml:space="preserve"> at</w:t>
      </w:r>
      <w:r w:rsidR="00BE0C47">
        <w:t xml:space="preserve"> </w:t>
      </w:r>
      <w:r w:rsidR="00BE0C47" w:rsidRPr="00BE0C47">
        <w:t>http://telethon.bio.unipd.it/bioinfo/IDEG6/</w:t>
      </w:r>
      <w:r>
        <w:t xml:space="preserve">.  All test statistics were evaluated, but determination of differential expression was based on </w:t>
      </w:r>
      <w:r w:rsidR="00D7138A">
        <w:t xml:space="preserve">FDR-corrected p-values </w:t>
      </w:r>
      <w:r w:rsidR="00D7138A">
        <w:fldChar w:fldCharType="begin"/>
      </w:r>
      <w:r w:rsidR="00F15073">
        <w:instrText xml:space="preserve"> ADDIN PAPERS2_CITATIONS &lt;citation&gt;&lt;uuid&gt;FA3627EC-0D36-4546-8019-E768473B587E&lt;/uuid&gt;&lt;priority&gt;0&lt;/priority&gt;&lt;publications&gt;&lt;publication&gt;&lt;volume&gt;57&lt;/volume&gt;&lt;publication_date&gt;99199500001200000000200000&lt;/publication_date&gt;&lt;number&gt;1&lt;/number&gt;&lt;startpage&gt;289&lt;/startpage&gt;&lt;title&gt;Controlling the False Discovery Rate: a Practical and Powerful Approach to Multiple Testing&lt;/title&gt;&lt;uuid&gt;148E1335-F25E-4E0E-ADFD-C68F4FD8CF44&lt;/uuid&gt;&lt;subtype&gt;400&lt;/subtype&gt;&lt;endpage&gt;300&lt;/endpage&gt;&lt;type&gt;400&lt;/type&gt;&lt;citekey&gt;BENJAMINI:1995ws&lt;/citekey&gt;&lt;url&gt;http://gateway.webofknowledge.com/gateway/Gateway.cgi?GWVersion=2&amp;amp;SrcAuth=mekentosj&amp;amp;SrcApp=Papers&amp;amp;DestLinkType=FullRecord&amp;amp;DestApp=WOS&amp;amp;KeyUT=A1995QE45300017&lt;/url&gt;&lt;bundle&gt;&lt;publication&gt;&lt;title&gt;Journal of the Royal Statistical Society Series B-Methodological&lt;/title&gt;&lt;type&gt;-100&lt;/type&gt;&lt;subtype&gt;-100&lt;/subtype&gt;&lt;uuid&gt;EEB20657-11B3-406B-9F15-94FDCEBF3C81&lt;/uuid&gt;&lt;/publication&gt;&lt;/bundle&gt;&lt;authors&gt;&lt;author&gt;&lt;firstName&gt;Yoav&lt;/firstName&gt;&lt;lastName&gt;Benjamini&lt;/lastName&gt;&lt;/author&gt;&lt;author&gt;&lt;firstName&gt;Yosef&lt;/firstName&gt;&lt;lastName&gt;Hochberg&lt;/lastName&gt;&lt;/author&gt;&lt;/authors&gt;&lt;/publication&gt;&lt;/publications&gt;&lt;cites&gt;&lt;/cites&gt;&lt;/citation&gt;</w:instrText>
      </w:r>
      <w:r w:rsidR="00D7138A">
        <w:fldChar w:fldCharType="separate"/>
      </w:r>
      <w:r w:rsidR="00F15073">
        <w:rPr>
          <w:rFonts w:cs="Times New Roman"/>
        </w:rPr>
        <w:t>(Benjamini and Hochberg 1995)</w:t>
      </w:r>
      <w:r w:rsidR="00D7138A">
        <w:fldChar w:fldCharType="end"/>
      </w:r>
      <w:r w:rsidR="00D7138A">
        <w:t xml:space="preserve"> </w:t>
      </w:r>
      <w:r w:rsidR="00324A01">
        <w:t xml:space="preserve">calculated from the general </w:t>
      </w:r>
      <w:r w:rsidR="00324A01">
        <w:rPr>
          <w:rFonts w:cs="Times New Roman"/>
        </w:rPr>
        <w:t>χ</w:t>
      </w:r>
      <w:r w:rsidR="00324A01">
        <w:rPr>
          <w:rFonts w:cs="Times New Roman"/>
          <w:vertAlign w:val="superscript"/>
        </w:rPr>
        <w:t>2</w:t>
      </w:r>
      <w:r w:rsidR="00324A01">
        <w:rPr>
          <w:rFonts w:cs="Times New Roman"/>
        </w:rPr>
        <w:t xml:space="preserve"> p-values from IDEG6. We chose to rely on </w:t>
      </w:r>
      <w:r w:rsidR="000E70CD">
        <w:rPr>
          <w:rFonts w:cs="Times New Roman"/>
        </w:rPr>
        <w:t xml:space="preserve">the </w:t>
      </w:r>
      <w:r w:rsidR="00D7138A">
        <w:rPr>
          <w:rFonts w:cs="Times New Roman"/>
        </w:rPr>
        <w:t>FDR (q</w:t>
      </w:r>
      <w:r w:rsidR="00324A01">
        <w:rPr>
          <w:rFonts w:cs="Times New Roman"/>
        </w:rPr>
        <w:t xml:space="preserve"> &lt; 0.05) </w:t>
      </w:r>
      <w:r w:rsidR="00D7138A">
        <w:rPr>
          <w:rFonts w:cs="Times New Roman"/>
        </w:rPr>
        <w:lastRenderedPageBreak/>
        <w:t xml:space="preserve">method </w:t>
      </w:r>
      <w:r w:rsidR="000E70CD">
        <w:rPr>
          <w:rFonts w:cs="Times New Roman"/>
        </w:rPr>
        <w:t xml:space="preserve">of </w:t>
      </w:r>
      <w:r w:rsidR="00324A01">
        <w:rPr>
          <w:rFonts w:cs="Times New Roman"/>
        </w:rPr>
        <w:t>correction rather than Bonferonni</w:t>
      </w:r>
      <w:r w:rsidR="00D7138A">
        <w:rPr>
          <w:rFonts w:cs="Times New Roman"/>
        </w:rPr>
        <w:t xml:space="preserve"> due the overly conservative nature of that method</w:t>
      </w:r>
      <w:r w:rsidR="00324A01">
        <w:rPr>
          <w:rFonts w:cs="Times New Roman"/>
        </w:rPr>
        <w:t xml:space="preserve">. </w:t>
      </w:r>
      <w:r w:rsidR="000E70CD">
        <w:rPr>
          <w:rFonts w:cs="Times New Roman"/>
        </w:rPr>
        <w:t>We did not employ the false discovery rate correction of</w:t>
      </w:r>
      <w:r w:rsidR="00F15073">
        <w:rPr>
          <w:rFonts w:cs="Times New Roman"/>
        </w:rPr>
        <w:t xml:space="preserve"> Storey and Tibshirani </w:t>
      </w:r>
      <w:r w:rsidR="00D7138A">
        <w:rPr>
          <w:rFonts w:cs="Times New Roman"/>
        </w:rPr>
        <w:fldChar w:fldCharType="begin"/>
      </w:r>
      <w:r w:rsidR="00F15073">
        <w:rPr>
          <w:rFonts w:cs="Times New Roman"/>
        </w:rPr>
        <w:instrText xml:space="preserve"> ADDIN PAPERS2_CITATIONS &lt;citation&gt;&lt;uuid&gt;A7B94F1C-02F2-4E00-9F33-396C2088C031&lt;/uuid&gt;&lt;priority&gt;0&lt;/priority&gt;&lt;publications&gt;&lt;publication&gt;&lt;uuid&gt;66A7D24F-48FE-40F1-B277-91B510D0BC53&lt;/uuid&gt;&lt;volume&gt;100&lt;/volume&gt;&lt;doi&gt;10.1073/pnas.1530509100&lt;/doi&gt;&lt;startpage&gt;9440&lt;/startpage&gt;&lt;publication_date&gt;99200308041200000000222000&lt;/publication_date&gt;&lt;url&gt;http://www.pnas.org/cgi/doi/10.1073/pnas.1530509100&lt;/url&gt;&lt;citekey&gt;Storey:2003wo&lt;/citekey&gt;&lt;type&gt;400&lt;/type&gt;&lt;title&gt;Statistical significance for genomewide studies.&lt;/title&gt;&lt;institution&gt;Department of Biostatistics, University of Washington, Seattle, WA 98195, USA. jstorey@u.washington.edu&lt;/institution&gt;&lt;number&gt;16&lt;/number&gt;&lt;subtype&gt;400&lt;/subtype&gt;&lt;endpage&gt;9445&lt;/endpage&gt;&lt;bundle&gt;&lt;publication&gt;&lt;publisher&gt;National Acad Sciences&lt;/publisher&gt;&lt;title&gt;Proceedings of the National Academy of Sciences&lt;/title&gt;&lt;type&gt;-100&lt;/type&gt;&lt;subtype&gt;-100&lt;/subtype&gt;&lt;uuid&gt;11B36089-3F20-48F0-B7F4-10DB6D8DE494&lt;/uuid&gt;&lt;/publication&gt;&lt;/bundle&gt;&lt;authors&gt;&lt;author&gt;&lt;firstName&gt;John&lt;/firstName&gt;&lt;middleNames&gt;D&lt;/middleNames&gt;&lt;lastName&gt;Storey&lt;/lastName&gt;&lt;/author&gt;&lt;author&gt;&lt;firstName&gt;Robert&lt;/firstName&gt;&lt;lastName&gt;Tibshirani&lt;/lastName&gt;&lt;/author&gt;&lt;/authors&gt;&lt;/publication&gt;&lt;/publications&gt;&lt;cites&gt;&lt;cite&gt;&lt;suppress&gt;A&lt;/suppress&gt;&lt;/cite&gt;&lt;/cites&gt;&lt;/citation&gt;</w:instrText>
      </w:r>
      <w:r w:rsidR="00D7138A">
        <w:rPr>
          <w:rFonts w:cs="Times New Roman"/>
        </w:rPr>
        <w:fldChar w:fldCharType="separate"/>
      </w:r>
      <w:r w:rsidR="00F15073">
        <w:rPr>
          <w:rFonts w:cs="Times New Roman"/>
        </w:rPr>
        <w:t>(2003)</w:t>
      </w:r>
      <w:r w:rsidR="00D7138A">
        <w:rPr>
          <w:rFonts w:cs="Times New Roman"/>
        </w:rPr>
        <w:fldChar w:fldCharType="end"/>
      </w:r>
      <w:r w:rsidR="00D7138A">
        <w:rPr>
          <w:rFonts w:cs="Times New Roman"/>
        </w:rPr>
        <w:t xml:space="preserve"> because the distribution of p-values from our data did not meet the asymptotic assumptions of that method.</w:t>
      </w:r>
      <w:r w:rsidR="00784BDE">
        <w:rPr>
          <w:rFonts w:cs="Times New Roman"/>
        </w:rPr>
        <w:t xml:space="preserve">  The same count matrix was also used as input to Principal Components Analysis (PCA) to evaluate patterns of unigene expression across tissue types.  PCA is an ordination technique that allows for the reduction of highly-dimensional data into a projected space where each subsequent axis accounts for decreasing amounts of variance in the original data.  In this case,  the patterns of expression for each unigene across tissues can be visualized.  </w:t>
      </w:r>
    </w:p>
    <w:p w14:paraId="6AF6A2C9" w14:textId="77777777" w:rsidR="00EE6FCD" w:rsidRDefault="00EE6FCD" w:rsidP="00EE6FCD">
      <w:pPr>
        <w:pStyle w:val="Heading3"/>
      </w:pPr>
      <w:r>
        <w:t>Gene Ontology</w:t>
      </w:r>
    </w:p>
    <w:p w14:paraId="21BBC7B8" w14:textId="266D1266" w:rsidR="00992DBC" w:rsidRDefault="00992DBC" w:rsidP="00992DBC">
      <w:r>
        <w:t>Blastx results were imported into Blast2GO using default parameters, keeping at most 10 hits with a high-scoring pair (HSP) length of at least 33 amino acids.  Annotations were assigned using the default parameters (e-value: 1e</w:t>
      </w:r>
      <w:r>
        <w:rPr>
          <w:vertAlign w:val="superscript"/>
        </w:rPr>
        <w:t>-6</w:t>
      </w:r>
      <w:r>
        <w:t xml:space="preserve">, annotation cutoff: 55, GO weight: 5, HSP-hit coverage cutoff: 0, taxonomy filtering: none) and evidence code weights.  The full suite of InterPro </w:t>
      </w:r>
      <w:r w:rsidR="00870533">
        <w:t xml:space="preserve">5 </w:t>
      </w:r>
      <w:r w:rsidR="00870533">
        <w:fldChar w:fldCharType="begin"/>
      </w:r>
      <w:r w:rsidR="00F15073">
        <w:instrText xml:space="preserve"> ADDIN PAPERS2_CITATIONS &lt;citation&gt;&lt;uuid&gt;5ED43521-D863-46D0-89A0-77F48074E8DD&lt;/uuid&gt;&lt;priority&gt;0&lt;/priority&gt;&lt;publications&gt;&lt;publication&gt;&lt;volume&gt;30&lt;/volume&gt;&lt;publication_date&gt;99201405011200000000222000&lt;/publication_date&gt;&lt;number&gt;9&lt;/number&gt;&lt;doi&gt;10.1093/bioinformatics/btu031&lt;/doi&gt;&lt;startpage&gt;1236&lt;/startpage&gt;&lt;title&gt;InterProScan 5: genome-scale protein function classification.&lt;/title&gt;&lt;uuid&gt;0BBFD0B7-9F0A-47C0-B456-F9FB7BF516D0&lt;/uuid&gt;&lt;subtype&gt;400&lt;/subtype&gt;&lt;endpage&gt;1240&lt;/endpage&gt;&lt;type&gt;400&lt;/type&gt;&lt;url&gt;http://bioinformatics.oxfordjournals.org/content/30/9/1236.short&lt;/url&gt;&lt;bundle&gt;&lt;publication&gt;&lt;title&gt;Journal of Gerontology&lt;/title&gt;&lt;type&gt;-100&lt;/type&gt;&lt;subtype&gt;-100&lt;/subtype&gt;&lt;uuid&gt;7A87E5C6-7614-4F2B-AA9B-4923C2F0A865&lt;/uuid&gt;&lt;/publication&gt;&lt;/bundle&gt;&lt;authors&gt;&lt;author&gt;&lt;firstName&gt;Philip&lt;/firstName&gt;&lt;lastName&gt;Jones&lt;/lastName&gt;&lt;/author&gt;&lt;author&gt;&lt;firstName&gt;David&lt;/firstName&gt;&lt;lastName&gt;Binns&lt;/lastName&gt;&lt;/author&gt;&lt;author&gt;&lt;firstName&gt;Hsin-Yu&lt;/firstName&gt;&lt;lastName&gt;Chang&lt;/lastName&gt;&lt;/author&gt;&lt;author&gt;&lt;firstName&gt;Matthew&lt;/firstName&gt;&lt;lastName&gt;Fraser&lt;/lastName&gt;&lt;/author&gt;&lt;author&gt;&lt;firstName&gt;Weizhong&lt;/firstName&gt;&lt;lastName&gt;Li&lt;/lastName&gt;&lt;/author&gt;&lt;author&gt;&lt;firstName&gt;Craig&lt;/firstName&gt;&lt;lastName&gt;McAnulla&lt;/lastName&gt;&lt;/author&gt;&lt;author&gt;&lt;firstName&gt;Hamish&lt;/firstName&gt;&lt;lastName&gt;McWilliam&lt;/lastName&gt;&lt;/author&gt;&lt;author&gt;&lt;firstName&gt;John&lt;/firstName&gt;&lt;lastName&gt;Maslen&lt;/lastName&gt;&lt;/author&gt;&lt;author&gt;&lt;firstName&gt;Alex&lt;/firstName&gt;&lt;lastName&gt;Mitchell&lt;/lastName&gt;&lt;/author&gt;&lt;author&gt;&lt;firstName&gt;Gift&lt;/firstName&gt;&lt;lastName&gt;Nuka&lt;/lastName&gt;&lt;/author&gt;&lt;author&gt;&lt;firstName&gt;Sebastien&lt;/firstName&gt;&lt;lastName&gt;Pesseat&lt;/lastName&gt;&lt;/author&gt;&lt;author&gt;&lt;firstName&gt;Antony&lt;/firstName&gt;&lt;middleNames&gt;F&lt;/middleNames&gt;&lt;lastName&gt;Quinn&lt;/lastName&gt;&lt;/author&gt;&lt;author&gt;&lt;firstName&gt;Amaia&lt;/firstName&gt;&lt;lastName&gt;Sangrador-Vegas&lt;/lastName&gt;&lt;/author&gt;&lt;author&gt;&lt;firstName&gt;Maxim&lt;/firstName&gt;&lt;lastName&gt;Scheremetjew&lt;/lastName&gt;&lt;/author&gt;&lt;author&gt;&lt;firstName&gt;Siew-Yit&lt;/firstName&gt;&lt;lastName&gt;Yong&lt;/lastName&gt;&lt;/author&gt;&lt;author&gt;&lt;firstName&gt;Rodrigo&lt;/firstName&gt;&lt;lastName&gt;Lopez&lt;/lastName&gt;&lt;/author&gt;&lt;author&gt;&lt;firstName&gt;Sarah&lt;/firstName&gt;&lt;lastName&gt;Hunter&lt;/lastName&gt;&lt;/author&gt;&lt;/authors&gt;&lt;/publication&gt;&lt;/publications&gt;&lt;cites&gt;&lt;/cites&gt;&lt;/citation&gt;</w:instrText>
      </w:r>
      <w:r w:rsidR="00870533">
        <w:fldChar w:fldCharType="separate"/>
      </w:r>
      <w:r w:rsidR="00F15073">
        <w:rPr>
          <w:rFonts w:cs="Times New Roman"/>
        </w:rPr>
        <w:t>(Jones et al. 2014)</w:t>
      </w:r>
      <w:r w:rsidR="00870533">
        <w:fldChar w:fldCharType="end"/>
      </w:r>
      <w:r w:rsidR="00870533">
        <w:t xml:space="preserve"> mappings were performed for each unigene and these results were merged with existing annotations.  Unigene annotations were also augmented with ANNEX and mapped to enzyme code and KEGG pathways</w:t>
      </w:r>
      <w:r w:rsidR="00DC44C0">
        <w:t xml:space="preserve"> </w:t>
      </w:r>
      <w:r w:rsidR="00DC44C0">
        <w:fldChar w:fldCharType="begin"/>
      </w:r>
      <w:r w:rsidR="00F15073">
        <w:instrText xml:space="preserve"> ADDIN PAPERS2_CITATIONS &lt;citation&gt;&lt;uuid&gt;1767D18C-C009-43A3-94B8-19FD328EB04C&lt;/uuid&gt;&lt;priority&gt;0&lt;/priority&gt;&lt;publications&gt;&lt;publication&gt;&lt;uuid&gt;E55528D1-DC28-49D3-BBD5-63AB9394E3D8&lt;/uuid&gt;&lt;volume&gt;28&lt;/volume&gt;&lt;doi&gt;10.1093/nar/28.1.27&lt;/doi&gt;&lt;startpage&gt;27&lt;/startpage&gt;&lt;publication_date&gt;99200001011200000000222000&lt;/publication_date&gt;&lt;url&gt;http://nar.oxfordjournals.org/lookup/doi/10.1093/nar/28.1.27&lt;/url&gt;&lt;type&gt;400&lt;/type&gt;&lt;title&gt;KEGG: kyoto encyclopedia of genes and genomes.&lt;/title&gt;&lt;publisher&gt;Oxford University Press&lt;/publisher&gt;&lt;institution&gt;Institute for Chemical Research, Kyoto University, Uji, Kyoto 611-0011, Japan. kanehisa@kuicr.kyoto-u.ac.jp&lt;/institution&gt;&lt;number&gt;1&lt;/number&gt;&lt;subtype&gt;400&lt;/subtype&gt;&lt;endpage&gt;30&lt;/endpage&gt;&lt;bundle&gt;&lt;publication&gt;&lt;title&gt;Nucleic Acids Research&lt;/title&gt;&lt;type&gt;-100&lt;/type&gt;&lt;subtype&gt;-100&lt;/subtype&gt;&lt;uuid&gt;93542D55-47ED-43A8-958B-C186386C9CC4&lt;/uuid&gt;&lt;/publication&gt;&lt;/bundle&gt;&lt;authors&gt;&lt;author&gt;&lt;firstName&gt;M&lt;/firstName&gt;&lt;lastName&gt;Kanehisa&lt;/lastName&gt;&lt;/author&gt;&lt;author&gt;&lt;firstName&gt;S&lt;/firstName&gt;&lt;lastName&gt;Goto&lt;/lastName&gt;&lt;/author&gt;&lt;/authors&gt;&lt;/publication&gt;&lt;/publications&gt;&lt;cites&gt;&lt;/cites&gt;&lt;/citation&gt;</w:instrText>
      </w:r>
      <w:r w:rsidR="00DC44C0">
        <w:fldChar w:fldCharType="separate"/>
      </w:r>
      <w:r w:rsidR="00F15073">
        <w:rPr>
          <w:rFonts w:cs="Times New Roman"/>
        </w:rPr>
        <w:t>(Kanehisa and Goto 2000)</w:t>
      </w:r>
      <w:r w:rsidR="00DC44C0">
        <w:fldChar w:fldCharType="end"/>
      </w:r>
      <w:r w:rsidR="00503B34">
        <w:t>.  The resulting annotations were exported to a text file for further analysis.</w:t>
      </w:r>
    </w:p>
    <w:p w14:paraId="108DD5B1" w14:textId="77777777" w:rsidR="00503B34" w:rsidRDefault="00503B34" w:rsidP="00992DBC"/>
    <w:p w14:paraId="77BD495E" w14:textId="62EB626A" w:rsidR="00503B34" w:rsidRDefault="00503B34" w:rsidP="003C66D4">
      <w:r>
        <w:t xml:space="preserve">Differential GO term analysis was computed for needle and cambium using the topGO R package </w:t>
      </w:r>
      <w:r>
        <w:fldChar w:fldCharType="begin"/>
      </w:r>
      <w:r w:rsidR="00F15073">
        <w:instrText xml:space="preserve"> ADDIN PAPERS2_CITATIONS &lt;citation&gt;&lt;uuid&gt;08E170C0-5CC4-46F4-B0C6-1089D24D9674&lt;/uuid&gt;&lt;priority&gt;0&lt;/priority&gt;&lt;publications&gt;&lt;publication&gt;&lt;publication_date&gt;99201000001200000000200000&lt;/publication_date&gt;&lt;title&gt;topGO: topGO: Enrichment analysis for Gene Ontology&lt;/title&gt;&lt;citekey&gt;Alexa:2010&lt;/citekey&gt;&lt;type&gt;700&lt;/type&gt;&lt;subtype&gt;710&lt;/subtype&gt;&lt;uuid&gt;1DFFF50D-F6FA-49F1-8A39-C7AC7C2465AD&lt;/uuid&gt;&lt;authors&gt;&lt;author&gt;&lt;firstName&gt;Adrian&lt;/firstName&gt;&lt;lastName&gt;Alexa&lt;/lastName&gt;&lt;/author&gt;&lt;author&gt;&lt;firstName&gt;Jörg&lt;/firstName&gt;&lt;lastName&gt;Rahnenführer&lt;/lastName&gt;&lt;/author&gt;&lt;/authors&gt;&lt;/publication&gt;&lt;/publications&gt;&lt;cites&gt;&lt;/cites&gt;&lt;/citation&gt;</w:instrText>
      </w:r>
      <w:r>
        <w:fldChar w:fldCharType="separate"/>
      </w:r>
      <w:r w:rsidR="00F15073">
        <w:rPr>
          <w:rFonts w:cs="Times New Roman"/>
        </w:rPr>
        <w:t>(Alexa and Rahnenführer 2010)</w:t>
      </w:r>
      <w:r>
        <w:fldChar w:fldCharType="end"/>
      </w:r>
      <w:r w:rsidR="005F7F99">
        <w:t xml:space="preserve"> which provides tests for GO terms while accounting for the GO graph topology</w:t>
      </w:r>
      <w:r>
        <w:t xml:space="preserve">.  </w:t>
      </w:r>
      <w:r w:rsidR="001B0736">
        <w:t>The GO hierarchy was trimmed to only include terms with two or more annotated unigenes (i.e., nodesize</w:t>
      </w:r>
      <w:r w:rsidR="00F15073">
        <w:t xml:space="preserve"> </w:t>
      </w:r>
      <w:r w:rsidR="001B0736">
        <w:t>=</w:t>
      </w:r>
      <w:r w:rsidR="00F15073">
        <w:t xml:space="preserve"> </w:t>
      </w:r>
      <w:r w:rsidR="001B0736">
        <w:t>2).  Each set of</w:t>
      </w:r>
      <w:r>
        <w:t xml:space="preserve"> unigenes</w:t>
      </w:r>
      <w:r w:rsidR="001B0736">
        <w:t>,</w:t>
      </w:r>
      <w:r>
        <w:t xml:space="preserve"> which were deemed to be differentially expressed </w:t>
      </w:r>
      <w:r w:rsidR="001B0736">
        <w:t>in either needle or cambium, was</w:t>
      </w:r>
      <w:r>
        <w:t xml:space="preserve"> tested using </w:t>
      </w:r>
      <w:r w:rsidR="001B0736">
        <w:t>a one-tailed Fisher’s exact test</w:t>
      </w:r>
      <w:r>
        <w:t xml:space="preserve"> and assessed for signifi</w:t>
      </w:r>
      <w:r w:rsidR="001B0736">
        <w:t>cance at two different levels</w:t>
      </w:r>
      <w:r>
        <w:t xml:space="preserve">, either having an uncorrected p-value less than 0.05 or </w:t>
      </w:r>
      <w:r w:rsidR="008C1334">
        <w:t xml:space="preserve">a corrected </w:t>
      </w:r>
      <w:r w:rsidR="008C1334">
        <w:fldChar w:fldCharType="begin"/>
      </w:r>
      <w:r w:rsidR="00F15073">
        <w:instrText xml:space="preserve"> ADDIN PAPERS2_CITATIONS &lt;citation&gt;&lt;uuid&gt;E0269E39-DDD9-4091-8680-B115F12B8871&lt;/uuid&gt;&lt;priority&gt;0&lt;/priority&gt;&lt;publications&gt;&lt;publication&gt;&lt;volume&gt;57&lt;/volume&gt;&lt;publication_date&gt;99199500001200000000200000&lt;/publication_date&gt;&lt;number&gt;1&lt;/number&gt;&lt;startpage&gt;289&lt;/startpage&gt;&lt;title&gt;Controlling the False Discovery Rate: a Practical and Powerful Approach to Multiple Testing&lt;/title&gt;&lt;uuid&gt;148E1335-F25E-4E0E-ADFD-C68F4FD8CF44&lt;/uuid&gt;&lt;subtype&gt;400&lt;/subtype&gt;&lt;endpage&gt;300&lt;/endpage&gt;&lt;type&gt;400&lt;/type&gt;&lt;citekey&gt;BENJAMINI:1995ws&lt;/citekey&gt;&lt;url&gt;http://gateway.webofknowledge.com/gateway/Gateway.cgi?GWVersion=2&amp;amp;SrcAuth=mekentosj&amp;amp;SrcApp=Papers&amp;amp;DestLinkType=FullRecord&amp;amp;DestApp=WOS&amp;amp;KeyUT=A1995QE45300017&lt;/url&gt;&lt;bundle&gt;&lt;publication&gt;&lt;title&gt;Journal of the Royal Statistical Society Series B-Methodological&lt;/title&gt;&lt;type&gt;-100&lt;/type&gt;&lt;subtype&gt;-100&lt;/subtype&gt;&lt;uuid&gt;EEB20657-11B3-406B-9F15-94FDCEBF3C81&lt;/uuid&gt;&lt;/publication&gt;&lt;/bundle&gt;&lt;authors&gt;&lt;author&gt;&lt;firstName&gt;Yoav&lt;/firstName&gt;&lt;lastName&gt;Benjamini&lt;/lastName&gt;&lt;/author&gt;&lt;author&gt;&lt;firstName&gt;Yosef&lt;/firstName&gt;&lt;lastName&gt;Hochberg&lt;/lastName&gt;&lt;/author&gt;&lt;/authors&gt;&lt;/publication&gt;&lt;/publications&gt;&lt;cites&gt;&lt;/cites&gt;&lt;/citation&gt;</w:instrText>
      </w:r>
      <w:r w:rsidR="008C1334">
        <w:fldChar w:fldCharType="separate"/>
      </w:r>
      <w:r w:rsidR="00F15073">
        <w:rPr>
          <w:rFonts w:cs="Times New Roman"/>
        </w:rPr>
        <w:t>(Benjamini and Hochberg 1995)</w:t>
      </w:r>
      <w:r w:rsidR="008C1334">
        <w:fldChar w:fldCharType="end"/>
      </w:r>
      <w:r w:rsidR="008C1334">
        <w:t xml:space="preserve"> p-value &lt; 0.05</w:t>
      </w:r>
      <w:r w:rsidR="001B0736">
        <w:t>.  In all, six tests for differentially expressed GO terms were conducted with each tissue type evaluated against each of three GO ontologies: Biological Process</w:t>
      </w:r>
      <w:r w:rsidR="00442F91">
        <w:t xml:space="preserve"> (BP)</w:t>
      </w:r>
      <w:r w:rsidR="001B0736">
        <w:t>, Cellular Component</w:t>
      </w:r>
      <w:r w:rsidR="00442F91">
        <w:t xml:space="preserve"> (CC)</w:t>
      </w:r>
      <w:r w:rsidR="001B0736">
        <w:t>, and Molecular Function</w:t>
      </w:r>
      <w:r w:rsidR="00442F91">
        <w:t xml:space="preserve"> (MF)</w:t>
      </w:r>
      <w:r w:rsidR="001B0736">
        <w:t xml:space="preserve">. </w:t>
      </w:r>
      <w:r w:rsidR="007140BA">
        <w:t xml:space="preserve">Multiple test correction for GO term significance is often performed, and we include these results.  However, due to the nested structure and non-independence of terms in the GO hierarchy, </w:t>
      </w:r>
      <w:r w:rsidR="00954FB8">
        <w:t xml:space="preserve">as well as the methodology employed in topGO, </w:t>
      </w:r>
      <w:r w:rsidR="007140BA">
        <w:t xml:space="preserve">we question </w:t>
      </w:r>
      <w:r w:rsidR="005B1A1E">
        <w:t xml:space="preserve">whether </w:t>
      </w:r>
      <w:r w:rsidR="007140BA">
        <w:t>multiple test correction is appropriate</w:t>
      </w:r>
      <w:r w:rsidR="00954FB8">
        <w:t xml:space="preserve"> in our case</w:t>
      </w:r>
      <w:r w:rsidR="007140BA">
        <w:t xml:space="preserve">, </w:t>
      </w:r>
      <w:r w:rsidR="005B1A1E">
        <w:t>so we only note where terms pass multiple test correction, but consider terms with raw p-values &lt; 0.05 as significant.</w:t>
      </w:r>
    </w:p>
    <w:p w14:paraId="4A191A5B" w14:textId="77777777" w:rsidR="004400A8" w:rsidRDefault="004400A8" w:rsidP="003C66D4"/>
    <w:p w14:paraId="3C6B2B8A" w14:textId="301E304F" w:rsidR="004400A8" w:rsidRDefault="004400A8" w:rsidP="003C66D4">
      <w:r>
        <w:t xml:space="preserve">All relevant analysis code can be found in IPython notebooks at </w:t>
      </w:r>
      <w:r w:rsidRPr="004400A8">
        <w:t>http://www.github.com/cfriedline/black_spruce</w:t>
      </w:r>
      <w:r>
        <w:t xml:space="preserve">.  Raw data files can be accessed from the iPlant Data Store at </w:t>
      </w:r>
      <w:r w:rsidRPr="004400A8">
        <w:t>https://de.iplantc</w:t>
      </w:r>
      <w:r w:rsidR="001614AB">
        <w:t>ollaborative</w:t>
      </w:r>
      <w:r w:rsidRPr="004400A8">
        <w:t>.org/de/?type=data&amp;folder=/iplant/home/cfriedline/pub_data/black_spruce</w:t>
      </w:r>
      <w:r>
        <w:t>, and the unigenes can be found in NCBI dbEST under accessions XXXX—XXXX.</w:t>
      </w:r>
    </w:p>
    <w:p w14:paraId="0FB49C39" w14:textId="265ACA2F" w:rsidR="00E43BF8" w:rsidRDefault="00E43BF8" w:rsidP="00E43BF8">
      <w:pPr>
        <w:pStyle w:val="Heading3"/>
      </w:pPr>
      <w:r>
        <w:t>Annotation</w:t>
      </w:r>
    </w:p>
    <w:p w14:paraId="3B2C1CD4" w14:textId="3D5ADBDF" w:rsidR="00E43BF8" w:rsidRPr="00E43BF8" w:rsidRDefault="00E43BF8" w:rsidP="00E43BF8">
      <w:r>
        <w:t xml:space="preserve">Unigenes were mapped against gene-containing contigs (v1.0 of the Norway Spruce genome, plantgenie.org) using BLASTN (2.2.30+).  </w:t>
      </w:r>
      <w:r w:rsidR="005C482B">
        <w:t>In each case, only the top hit was kept.</w:t>
      </w:r>
    </w:p>
    <w:p w14:paraId="12CFEDC3" w14:textId="77777777" w:rsidR="00EE6FCD" w:rsidRDefault="00EE6FCD" w:rsidP="00EE6FCD">
      <w:pPr>
        <w:pStyle w:val="Heading2"/>
      </w:pPr>
      <w:r>
        <w:t>Results</w:t>
      </w:r>
    </w:p>
    <w:p w14:paraId="21850169" w14:textId="50FB1A7A" w:rsidR="00F15287" w:rsidRPr="00F15287" w:rsidRDefault="00F15287" w:rsidP="00F15287">
      <w:pPr>
        <w:pStyle w:val="Heading3"/>
      </w:pPr>
      <w:r>
        <w:t>Sequence data</w:t>
      </w:r>
    </w:p>
    <w:p w14:paraId="0F1BC7DE" w14:textId="5E0D2608" w:rsidR="004F3306" w:rsidRPr="004F3306" w:rsidRDefault="004F3306" w:rsidP="004F3306">
      <w:r>
        <w:t>A total of 7232 chromatogram fi</w:t>
      </w:r>
      <w:r w:rsidRPr="004F3306">
        <w:t>les were obtained from sequencing for two biological replicates</w:t>
      </w:r>
    </w:p>
    <w:p w14:paraId="37CF36E9" w14:textId="77777777" w:rsidR="004F3306" w:rsidRPr="004F3306" w:rsidRDefault="004F3306" w:rsidP="004F3306">
      <w:r w:rsidRPr="004F3306">
        <w:t>(e.g., P32, P40) for two tissue types: needle and cambium. Following processing with Phred and</w:t>
      </w:r>
    </w:p>
    <w:p w14:paraId="3B966872" w14:textId="1B696919" w:rsidR="004F3306" w:rsidRDefault="004F3306" w:rsidP="004F3306">
      <w:r>
        <w:t>fi</w:t>
      </w:r>
      <w:r w:rsidRPr="004F3306">
        <w:t>ltering by length, 5996 raw ES</w:t>
      </w:r>
      <w:r>
        <w:t>Ts were combined into a single fi</w:t>
      </w:r>
      <w:r w:rsidRPr="004F3306">
        <w:t>le for downstream analysis. After</w:t>
      </w:r>
      <w:r>
        <w:t xml:space="preserve"> </w:t>
      </w:r>
      <w:r w:rsidR="000622BF">
        <w:t>processing with SeqC</w:t>
      </w:r>
      <w:r w:rsidRPr="004F3306">
        <w:t>lean, 5938 ESTs remained; 2842 were trimmed and 58 were removed from the</w:t>
      </w:r>
      <w:r>
        <w:t xml:space="preserve"> </w:t>
      </w:r>
      <w:r w:rsidRPr="004F3306">
        <w:t>dataset, either by mapping to E. coli (34), low complexity (1), or length/shortq (23). Assembly</w:t>
      </w:r>
      <w:r>
        <w:t xml:space="preserve"> of the fragments </w:t>
      </w:r>
      <w:r w:rsidRPr="004F3306">
        <w:t>resulted in 1945 unigenes with an average</w:t>
      </w:r>
      <w:r w:rsidR="00BD3D8E">
        <w:t xml:space="preserve"> coverage of ~ </w:t>
      </w:r>
      <w:r w:rsidR="00E43BF8">
        <w:rPr>
          <w:position w:val="-4"/>
        </w:rPr>
        <w:pict w14:anchorId="4FDD69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4pt;height:12pt">
            <v:imagedata r:id="rId5" o:title=""/>
          </v:shape>
        </w:pict>
      </w:r>
      <w:r w:rsidR="00BD3D8E">
        <w:t xml:space="preserve"> </w:t>
      </w:r>
      <w:r>
        <w:t>ESTs per unigenes (range=[1, 274] ESTs/unigene)</w:t>
      </w:r>
      <w:r w:rsidR="00BD3D8E">
        <w:t>.</w:t>
      </w:r>
      <w:r w:rsidR="001A067B">
        <w:t xml:space="preserve">  Descriptive information about the raw and assembled ESTs can be found in </w:t>
      </w:r>
      <w:r w:rsidR="001A067B">
        <w:fldChar w:fldCharType="begin"/>
      </w:r>
      <w:r w:rsidR="001A067B">
        <w:instrText xml:space="preserve"> REF _Ref290806821 \h </w:instrText>
      </w:r>
      <w:r w:rsidR="001A067B">
        <w:fldChar w:fldCharType="separate"/>
      </w:r>
      <w:r w:rsidR="00416773">
        <w:t xml:space="preserve">Table </w:t>
      </w:r>
      <w:r w:rsidR="00416773">
        <w:rPr>
          <w:noProof/>
        </w:rPr>
        <w:t>1</w:t>
      </w:r>
      <w:r w:rsidR="001A067B">
        <w:fldChar w:fldCharType="end"/>
      </w:r>
      <w:r w:rsidR="001A067B">
        <w:t>.</w:t>
      </w:r>
    </w:p>
    <w:p w14:paraId="4EC2CA56" w14:textId="77777777" w:rsidR="006E1E37" w:rsidRDefault="006E1E37" w:rsidP="004F3306"/>
    <w:p w14:paraId="64F9EF40" w14:textId="32715A28" w:rsidR="004F3306" w:rsidRDefault="004F3306" w:rsidP="004F3306">
      <w:pPr>
        <w:pStyle w:val="Caption"/>
        <w:keepNext/>
      </w:pPr>
      <w:bookmarkStart w:id="0" w:name="_Ref290806821"/>
      <w:r>
        <w:t xml:space="preserve">Table </w:t>
      </w:r>
      <w:fldSimple w:instr=" SEQ Table \* ARABIC ">
        <w:r w:rsidR="00416773">
          <w:rPr>
            <w:noProof/>
          </w:rPr>
          <w:t>1</w:t>
        </w:r>
      </w:fldSimple>
      <w:bookmarkEnd w:id="0"/>
      <w:r w:rsidR="006E1E37">
        <w:t xml:space="preserve">: EST statistics for needle and cambium ESTs.  The number of singletons relates to the count from each sample that is the only EST present in an assembled </w:t>
      </w:r>
      <w:r w:rsidR="000E5830">
        <w:t>unigene</w:t>
      </w:r>
      <w:r w:rsidR="006E1E37">
        <w:t>.</w:t>
      </w:r>
      <w:r w:rsidR="009D3561">
        <w:t xml:space="preserve"> </w:t>
      </w:r>
      <w:r w:rsidR="00C72C2E">
        <w:t>Length distribution refers to the ESTs that were used to assemble unigenes.</w:t>
      </w:r>
    </w:p>
    <w:tbl>
      <w:tblPr>
        <w:tblW w:w="0" w:type="auto"/>
        <w:jc w:val="center"/>
        <w:tblCellMar>
          <w:left w:w="0" w:type="dxa"/>
          <w:right w:w="0" w:type="dxa"/>
        </w:tblCellMar>
        <w:tblLook w:val="04A0" w:firstRow="1" w:lastRow="0" w:firstColumn="1" w:lastColumn="0" w:noHBand="0" w:noVBand="1"/>
      </w:tblPr>
      <w:tblGrid>
        <w:gridCol w:w="851"/>
        <w:gridCol w:w="1037"/>
        <w:gridCol w:w="1164"/>
        <w:gridCol w:w="1804"/>
        <w:gridCol w:w="1144"/>
        <w:gridCol w:w="2850"/>
      </w:tblGrid>
      <w:tr w:rsidR="00034822" w:rsidRPr="004F3306" w14:paraId="5D51AF1D" w14:textId="77777777" w:rsidTr="00E95912">
        <w:trPr>
          <w:trHeight w:val="330"/>
          <w:jc w:val="center"/>
        </w:trPr>
        <w:tc>
          <w:tcPr>
            <w:tcW w:w="0" w:type="auto"/>
            <w:tcBorders>
              <w:bottom w:val="single" w:sz="6" w:space="0" w:color="000000" w:themeColor="text1"/>
            </w:tcBorders>
            <w:tcMar>
              <w:top w:w="30" w:type="dxa"/>
              <w:left w:w="45" w:type="dxa"/>
              <w:bottom w:w="30" w:type="dxa"/>
              <w:right w:w="45" w:type="dxa"/>
            </w:tcMar>
            <w:vAlign w:val="bottom"/>
            <w:hideMark/>
          </w:tcPr>
          <w:p w14:paraId="3013D308" w14:textId="77777777" w:rsidR="00034822" w:rsidRPr="00112315" w:rsidRDefault="00034822" w:rsidP="00112315">
            <w:pPr>
              <w:rPr>
                <w:b/>
              </w:rPr>
            </w:pPr>
            <w:r w:rsidRPr="00112315">
              <w:rPr>
                <w:b/>
              </w:rPr>
              <w:t>Sample</w:t>
            </w:r>
          </w:p>
        </w:tc>
        <w:tc>
          <w:tcPr>
            <w:tcW w:w="0" w:type="auto"/>
            <w:tcBorders>
              <w:bottom w:val="single" w:sz="6" w:space="0" w:color="000000" w:themeColor="text1"/>
            </w:tcBorders>
            <w:tcMar>
              <w:top w:w="30" w:type="dxa"/>
              <w:left w:w="45" w:type="dxa"/>
              <w:bottom w:w="30" w:type="dxa"/>
              <w:right w:w="45" w:type="dxa"/>
            </w:tcMar>
            <w:vAlign w:val="bottom"/>
            <w:hideMark/>
          </w:tcPr>
          <w:p w14:paraId="0393A164" w14:textId="77777777" w:rsidR="00034822" w:rsidRPr="00112315" w:rsidRDefault="00034822" w:rsidP="00112315">
            <w:pPr>
              <w:rPr>
                <w:b/>
              </w:rPr>
            </w:pPr>
            <w:r w:rsidRPr="00112315">
              <w:rPr>
                <w:b/>
              </w:rPr>
              <w:t>Tissue</w:t>
            </w:r>
          </w:p>
        </w:tc>
        <w:tc>
          <w:tcPr>
            <w:tcW w:w="0" w:type="auto"/>
            <w:tcBorders>
              <w:bottom w:val="single" w:sz="6" w:space="0" w:color="000000" w:themeColor="text1"/>
            </w:tcBorders>
            <w:tcMar>
              <w:top w:w="30" w:type="dxa"/>
              <w:left w:w="45" w:type="dxa"/>
              <w:bottom w:w="30" w:type="dxa"/>
              <w:right w:w="45" w:type="dxa"/>
            </w:tcMar>
            <w:vAlign w:val="bottom"/>
            <w:hideMark/>
          </w:tcPr>
          <w:p w14:paraId="51A337BE" w14:textId="39EA3338" w:rsidR="00034822" w:rsidRPr="00112315" w:rsidRDefault="00034822" w:rsidP="00112315">
            <w:pPr>
              <w:jc w:val="right"/>
              <w:rPr>
                <w:b/>
              </w:rPr>
            </w:pPr>
            <w:r w:rsidRPr="00112315">
              <w:rPr>
                <w:b/>
              </w:rPr>
              <w:t>Raw ESTs</w:t>
            </w:r>
          </w:p>
        </w:tc>
        <w:tc>
          <w:tcPr>
            <w:tcW w:w="0" w:type="auto"/>
            <w:tcBorders>
              <w:bottom w:val="single" w:sz="6" w:space="0" w:color="000000" w:themeColor="text1"/>
            </w:tcBorders>
            <w:tcMar>
              <w:top w:w="30" w:type="dxa"/>
              <w:left w:w="45" w:type="dxa"/>
              <w:bottom w:w="30" w:type="dxa"/>
              <w:right w:w="45" w:type="dxa"/>
            </w:tcMar>
            <w:vAlign w:val="bottom"/>
            <w:hideMark/>
          </w:tcPr>
          <w:p w14:paraId="60ADC94D" w14:textId="070F778D" w:rsidR="00034822" w:rsidRPr="00112315" w:rsidRDefault="00034822" w:rsidP="00112315">
            <w:pPr>
              <w:jc w:val="right"/>
              <w:rPr>
                <w:b/>
              </w:rPr>
            </w:pPr>
            <w:r w:rsidRPr="00112315">
              <w:rPr>
                <w:b/>
              </w:rPr>
              <w:t>Assembled ESTs</w:t>
            </w:r>
          </w:p>
        </w:tc>
        <w:tc>
          <w:tcPr>
            <w:tcW w:w="0" w:type="auto"/>
            <w:tcBorders>
              <w:bottom w:val="single" w:sz="6" w:space="0" w:color="000000" w:themeColor="text1"/>
            </w:tcBorders>
            <w:tcMar>
              <w:top w:w="30" w:type="dxa"/>
              <w:left w:w="45" w:type="dxa"/>
              <w:bottom w:w="30" w:type="dxa"/>
              <w:right w:w="45" w:type="dxa"/>
            </w:tcMar>
            <w:vAlign w:val="bottom"/>
            <w:hideMark/>
          </w:tcPr>
          <w:p w14:paraId="061078A0" w14:textId="77777777" w:rsidR="00034822" w:rsidRPr="00112315" w:rsidRDefault="00034822" w:rsidP="00112315">
            <w:pPr>
              <w:jc w:val="right"/>
              <w:rPr>
                <w:b/>
              </w:rPr>
            </w:pPr>
            <w:r w:rsidRPr="00112315">
              <w:rPr>
                <w:b/>
              </w:rPr>
              <w:t>Singletons</w:t>
            </w:r>
          </w:p>
        </w:tc>
        <w:tc>
          <w:tcPr>
            <w:tcW w:w="0" w:type="auto"/>
            <w:tcBorders>
              <w:bottom w:val="single" w:sz="6" w:space="0" w:color="000000" w:themeColor="text1"/>
            </w:tcBorders>
            <w:tcMar>
              <w:top w:w="30" w:type="dxa"/>
              <w:left w:w="45" w:type="dxa"/>
              <w:bottom w:w="30" w:type="dxa"/>
              <w:right w:w="45" w:type="dxa"/>
            </w:tcMar>
            <w:vAlign w:val="bottom"/>
            <w:hideMark/>
          </w:tcPr>
          <w:p w14:paraId="40F049F2" w14:textId="63BB7DE0" w:rsidR="00034822" w:rsidRPr="00112315" w:rsidRDefault="00034822" w:rsidP="00112315">
            <w:pPr>
              <w:jc w:val="right"/>
              <w:rPr>
                <w:b/>
              </w:rPr>
            </w:pPr>
            <w:r w:rsidRPr="00112315">
              <w:rPr>
                <w:b/>
              </w:rPr>
              <w:t>Mean length/sd (min, max)</w:t>
            </w:r>
          </w:p>
        </w:tc>
      </w:tr>
      <w:tr w:rsidR="00034822" w:rsidRPr="004F3306" w14:paraId="38E00324" w14:textId="77777777" w:rsidTr="00E95912">
        <w:trPr>
          <w:trHeight w:val="315"/>
          <w:jc w:val="center"/>
        </w:trPr>
        <w:tc>
          <w:tcPr>
            <w:tcW w:w="0" w:type="auto"/>
            <w:tcBorders>
              <w:top w:val="single" w:sz="6" w:space="0" w:color="000000" w:themeColor="text1"/>
            </w:tcBorders>
            <w:tcMar>
              <w:top w:w="30" w:type="dxa"/>
              <w:left w:w="45" w:type="dxa"/>
              <w:bottom w:w="30" w:type="dxa"/>
              <w:right w:w="45" w:type="dxa"/>
            </w:tcMar>
            <w:vAlign w:val="bottom"/>
            <w:hideMark/>
          </w:tcPr>
          <w:p w14:paraId="21B7E273" w14:textId="77777777" w:rsidR="00034822" w:rsidRPr="004F3306" w:rsidRDefault="00034822" w:rsidP="00112315">
            <w:r w:rsidRPr="004F3306">
              <w:t>P32</w:t>
            </w:r>
          </w:p>
        </w:tc>
        <w:tc>
          <w:tcPr>
            <w:tcW w:w="0" w:type="auto"/>
            <w:tcBorders>
              <w:top w:val="single" w:sz="6" w:space="0" w:color="000000" w:themeColor="text1"/>
            </w:tcBorders>
            <w:tcMar>
              <w:top w:w="30" w:type="dxa"/>
              <w:left w:w="45" w:type="dxa"/>
              <w:bottom w:w="30" w:type="dxa"/>
              <w:right w:w="45" w:type="dxa"/>
            </w:tcMar>
            <w:vAlign w:val="bottom"/>
            <w:hideMark/>
          </w:tcPr>
          <w:p w14:paraId="2677135F" w14:textId="77777777" w:rsidR="00034822" w:rsidRPr="004F3306" w:rsidRDefault="00034822" w:rsidP="00112315">
            <w:r w:rsidRPr="004F3306">
              <w:t>Cambium</w:t>
            </w:r>
          </w:p>
        </w:tc>
        <w:tc>
          <w:tcPr>
            <w:tcW w:w="0" w:type="auto"/>
            <w:tcBorders>
              <w:top w:val="single" w:sz="6" w:space="0" w:color="000000" w:themeColor="text1"/>
            </w:tcBorders>
            <w:tcMar>
              <w:top w:w="30" w:type="dxa"/>
              <w:left w:w="45" w:type="dxa"/>
              <w:bottom w:w="30" w:type="dxa"/>
              <w:right w:w="45" w:type="dxa"/>
            </w:tcMar>
            <w:vAlign w:val="bottom"/>
            <w:hideMark/>
          </w:tcPr>
          <w:p w14:paraId="412EE2D4" w14:textId="77777777" w:rsidR="00034822" w:rsidRPr="004F3306" w:rsidRDefault="00034822" w:rsidP="00112315">
            <w:pPr>
              <w:jc w:val="right"/>
            </w:pPr>
            <w:r w:rsidRPr="004F3306">
              <w:t>1829</w:t>
            </w:r>
          </w:p>
        </w:tc>
        <w:tc>
          <w:tcPr>
            <w:tcW w:w="0" w:type="auto"/>
            <w:tcBorders>
              <w:top w:val="single" w:sz="6" w:space="0" w:color="000000" w:themeColor="text1"/>
            </w:tcBorders>
            <w:tcMar>
              <w:top w:w="30" w:type="dxa"/>
              <w:left w:w="45" w:type="dxa"/>
              <w:bottom w:w="30" w:type="dxa"/>
              <w:right w:w="45" w:type="dxa"/>
            </w:tcMar>
            <w:vAlign w:val="bottom"/>
            <w:hideMark/>
          </w:tcPr>
          <w:p w14:paraId="4BAD9694" w14:textId="16F634DC" w:rsidR="00034822" w:rsidRPr="004F3306" w:rsidRDefault="00034822" w:rsidP="00112315">
            <w:pPr>
              <w:jc w:val="right"/>
            </w:pPr>
            <w:r>
              <w:t>1526</w:t>
            </w:r>
          </w:p>
        </w:tc>
        <w:tc>
          <w:tcPr>
            <w:tcW w:w="0" w:type="auto"/>
            <w:tcBorders>
              <w:top w:val="single" w:sz="6" w:space="0" w:color="000000" w:themeColor="text1"/>
            </w:tcBorders>
            <w:tcMar>
              <w:top w:w="30" w:type="dxa"/>
              <w:left w:w="45" w:type="dxa"/>
              <w:bottom w:w="30" w:type="dxa"/>
              <w:right w:w="45" w:type="dxa"/>
            </w:tcMar>
            <w:vAlign w:val="bottom"/>
            <w:hideMark/>
          </w:tcPr>
          <w:p w14:paraId="5D768AB3" w14:textId="77777777" w:rsidR="00034822" w:rsidRPr="004F3306" w:rsidRDefault="00034822" w:rsidP="00112315">
            <w:pPr>
              <w:jc w:val="right"/>
            </w:pPr>
            <w:r w:rsidRPr="004F3306">
              <w:t>189</w:t>
            </w:r>
          </w:p>
        </w:tc>
        <w:tc>
          <w:tcPr>
            <w:tcW w:w="0" w:type="auto"/>
            <w:tcBorders>
              <w:top w:val="single" w:sz="6" w:space="0" w:color="000000" w:themeColor="text1"/>
            </w:tcBorders>
            <w:tcMar>
              <w:top w:w="30" w:type="dxa"/>
              <w:left w:w="45" w:type="dxa"/>
              <w:bottom w:w="30" w:type="dxa"/>
              <w:right w:w="45" w:type="dxa"/>
            </w:tcMar>
            <w:vAlign w:val="bottom"/>
            <w:hideMark/>
          </w:tcPr>
          <w:p w14:paraId="27B3D430" w14:textId="3E872212" w:rsidR="00034822" w:rsidRPr="004F3306" w:rsidRDefault="00C72C2E" w:rsidP="00112315">
            <w:pPr>
              <w:jc w:val="right"/>
            </w:pPr>
            <w:r>
              <w:t>435/157 (</w:t>
            </w:r>
            <w:r w:rsidR="00DD6988">
              <w:t>100, 850</w:t>
            </w:r>
            <w:r>
              <w:t>)</w:t>
            </w:r>
          </w:p>
        </w:tc>
      </w:tr>
      <w:tr w:rsidR="00034822" w:rsidRPr="004F3306" w14:paraId="37CD8D54" w14:textId="77777777" w:rsidTr="00E95912">
        <w:trPr>
          <w:trHeight w:val="315"/>
          <w:jc w:val="center"/>
        </w:trPr>
        <w:tc>
          <w:tcPr>
            <w:tcW w:w="0" w:type="auto"/>
            <w:tcMar>
              <w:top w:w="30" w:type="dxa"/>
              <w:left w:w="45" w:type="dxa"/>
              <w:bottom w:w="30" w:type="dxa"/>
              <w:right w:w="45" w:type="dxa"/>
            </w:tcMar>
            <w:vAlign w:val="bottom"/>
            <w:hideMark/>
          </w:tcPr>
          <w:p w14:paraId="04E53D6B" w14:textId="77777777" w:rsidR="00034822" w:rsidRPr="004F3306" w:rsidRDefault="00034822" w:rsidP="00112315">
            <w:r w:rsidRPr="004F3306">
              <w:t>P40</w:t>
            </w:r>
          </w:p>
        </w:tc>
        <w:tc>
          <w:tcPr>
            <w:tcW w:w="0" w:type="auto"/>
            <w:tcMar>
              <w:top w:w="30" w:type="dxa"/>
              <w:left w:w="45" w:type="dxa"/>
              <w:bottom w:w="30" w:type="dxa"/>
              <w:right w:w="45" w:type="dxa"/>
            </w:tcMar>
            <w:vAlign w:val="bottom"/>
            <w:hideMark/>
          </w:tcPr>
          <w:p w14:paraId="6971F455" w14:textId="77777777" w:rsidR="00034822" w:rsidRPr="004F3306" w:rsidRDefault="00034822" w:rsidP="00112315">
            <w:r w:rsidRPr="004F3306">
              <w:t>Cambium</w:t>
            </w:r>
          </w:p>
        </w:tc>
        <w:tc>
          <w:tcPr>
            <w:tcW w:w="0" w:type="auto"/>
            <w:tcMar>
              <w:top w:w="30" w:type="dxa"/>
              <w:left w:w="45" w:type="dxa"/>
              <w:bottom w:w="30" w:type="dxa"/>
              <w:right w:w="45" w:type="dxa"/>
            </w:tcMar>
            <w:vAlign w:val="bottom"/>
            <w:hideMark/>
          </w:tcPr>
          <w:p w14:paraId="53B73F23" w14:textId="77777777" w:rsidR="00034822" w:rsidRPr="004F3306" w:rsidRDefault="00034822" w:rsidP="00112315">
            <w:pPr>
              <w:jc w:val="right"/>
            </w:pPr>
            <w:r w:rsidRPr="004F3306">
              <w:t>1628</w:t>
            </w:r>
          </w:p>
        </w:tc>
        <w:tc>
          <w:tcPr>
            <w:tcW w:w="0" w:type="auto"/>
            <w:tcMar>
              <w:top w:w="30" w:type="dxa"/>
              <w:left w:w="45" w:type="dxa"/>
              <w:bottom w:w="30" w:type="dxa"/>
              <w:right w:w="45" w:type="dxa"/>
            </w:tcMar>
            <w:vAlign w:val="bottom"/>
            <w:hideMark/>
          </w:tcPr>
          <w:p w14:paraId="66DF9D28" w14:textId="085A6C99" w:rsidR="00034822" w:rsidRPr="004F3306" w:rsidRDefault="00034822" w:rsidP="00112315">
            <w:pPr>
              <w:jc w:val="right"/>
            </w:pPr>
            <w:r>
              <w:t>1677</w:t>
            </w:r>
          </w:p>
        </w:tc>
        <w:tc>
          <w:tcPr>
            <w:tcW w:w="0" w:type="auto"/>
            <w:tcMar>
              <w:top w:w="30" w:type="dxa"/>
              <w:left w:w="45" w:type="dxa"/>
              <w:bottom w:w="30" w:type="dxa"/>
              <w:right w:w="45" w:type="dxa"/>
            </w:tcMar>
            <w:vAlign w:val="bottom"/>
            <w:hideMark/>
          </w:tcPr>
          <w:p w14:paraId="2B9CE9B0" w14:textId="77777777" w:rsidR="00034822" w:rsidRPr="004F3306" w:rsidRDefault="00034822" w:rsidP="00112315">
            <w:pPr>
              <w:jc w:val="right"/>
            </w:pPr>
            <w:r w:rsidRPr="004F3306">
              <w:t>246</w:t>
            </w:r>
          </w:p>
        </w:tc>
        <w:tc>
          <w:tcPr>
            <w:tcW w:w="0" w:type="auto"/>
            <w:tcMar>
              <w:top w:w="30" w:type="dxa"/>
              <w:left w:w="45" w:type="dxa"/>
              <w:bottom w:w="30" w:type="dxa"/>
              <w:right w:w="45" w:type="dxa"/>
            </w:tcMar>
            <w:vAlign w:val="bottom"/>
            <w:hideMark/>
          </w:tcPr>
          <w:p w14:paraId="3DBDDCD4" w14:textId="79A99484" w:rsidR="00034822" w:rsidRPr="004F3306" w:rsidRDefault="00C72C2E" w:rsidP="00112315">
            <w:pPr>
              <w:jc w:val="right"/>
            </w:pPr>
            <w:r>
              <w:t>510/139 (101, 851)</w:t>
            </w:r>
          </w:p>
        </w:tc>
      </w:tr>
      <w:tr w:rsidR="00034822" w:rsidRPr="004F3306" w14:paraId="3E51C834" w14:textId="77777777" w:rsidTr="00E95912">
        <w:trPr>
          <w:trHeight w:val="315"/>
          <w:jc w:val="center"/>
        </w:trPr>
        <w:tc>
          <w:tcPr>
            <w:tcW w:w="0" w:type="auto"/>
            <w:tcMar>
              <w:top w:w="30" w:type="dxa"/>
              <w:left w:w="45" w:type="dxa"/>
              <w:bottom w:w="30" w:type="dxa"/>
              <w:right w:w="45" w:type="dxa"/>
            </w:tcMar>
            <w:vAlign w:val="bottom"/>
            <w:hideMark/>
          </w:tcPr>
          <w:p w14:paraId="63B3A0F6" w14:textId="77777777" w:rsidR="00034822" w:rsidRPr="004F3306" w:rsidRDefault="00034822" w:rsidP="00112315">
            <w:r w:rsidRPr="004F3306">
              <w:t>P32</w:t>
            </w:r>
          </w:p>
        </w:tc>
        <w:tc>
          <w:tcPr>
            <w:tcW w:w="0" w:type="auto"/>
            <w:tcMar>
              <w:top w:w="30" w:type="dxa"/>
              <w:left w:w="45" w:type="dxa"/>
              <w:bottom w:w="30" w:type="dxa"/>
              <w:right w:w="45" w:type="dxa"/>
            </w:tcMar>
            <w:vAlign w:val="bottom"/>
            <w:hideMark/>
          </w:tcPr>
          <w:p w14:paraId="7D32E836" w14:textId="77777777" w:rsidR="00034822" w:rsidRPr="004F3306" w:rsidRDefault="00034822" w:rsidP="00112315">
            <w:r w:rsidRPr="004F3306">
              <w:t>Needle</w:t>
            </w:r>
          </w:p>
        </w:tc>
        <w:tc>
          <w:tcPr>
            <w:tcW w:w="0" w:type="auto"/>
            <w:tcMar>
              <w:top w:w="30" w:type="dxa"/>
              <w:left w:w="45" w:type="dxa"/>
              <w:bottom w:w="30" w:type="dxa"/>
              <w:right w:w="45" w:type="dxa"/>
            </w:tcMar>
            <w:vAlign w:val="bottom"/>
            <w:hideMark/>
          </w:tcPr>
          <w:p w14:paraId="25036092" w14:textId="77777777" w:rsidR="00034822" w:rsidRPr="004F3306" w:rsidRDefault="00034822" w:rsidP="00112315">
            <w:pPr>
              <w:jc w:val="right"/>
            </w:pPr>
            <w:r w:rsidRPr="004F3306">
              <w:t>1926</w:t>
            </w:r>
          </w:p>
        </w:tc>
        <w:tc>
          <w:tcPr>
            <w:tcW w:w="0" w:type="auto"/>
            <w:tcMar>
              <w:top w:w="30" w:type="dxa"/>
              <w:left w:w="45" w:type="dxa"/>
              <w:bottom w:w="30" w:type="dxa"/>
              <w:right w:w="45" w:type="dxa"/>
            </w:tcMar>
            <w:vAlign w:val="bottom"/>
            <w:hideMark/>
          </w:tcPr>
          <w:p w14:paraId="1371B6A0" w14:textId="1BB01002" w:rsidR="00034822" w:rsidRPr="004F3306" w:rsidRDefault="00034822" w:rsidP="00112315">
            <w:pPr>
              <w:jc w:val="right"/>
            </w:pPr>
            <w:r>
              <w:t>1475</w:t>
            </w:r>
          </w:p>
        </w:tc>
        <w:tc>
          <w:tcPr>
            <w:tcW w:w="0" w:type="auto"/>
            <w:tcMar>
              <w:top w:w="30" w:type="dxa"/>
              <w:left w:w="45" w:type="dxa"/>
              <w:bottom w:w="30" w:type="dxa"/>
              <w:right w:w="45" w:type="dxa"/>
            </w:tcMar>
            <w:vAlign w:val="bottom"/>
            <w:hideMark/>
          </w:tcPr>
          <w:p w14:paraId="0C77C10A" w14:textId="77777777" w:rsidR="00034822" w:rsidRPr="004F3306" w:rsidRDefault="00034822" w:rsidP="00112315">
            <w:pPr>
              <w:jc w:val="right"/>
            </w:pPr>
            <w:r w:rsidRPr="004F3306">
              <w:t>525</w:t>
            </w:r>
          </w:p>
        </w:tc>
        <w:tc>
          <w:tcPr>
            <w:tcW w:w="0" w:type="auto"/>
            <w:tcMar>
              <w:top w:w="30" w:type="dxa"/>
              <w:left w:w="45" w:type="dxa"/>
              <w:bottom w:w="30" w:type="dxa"/>
              <w:right w:w="45" w:type="dxa"/>
            </w:tcMar>
            <w:vAlign w:val="bottom"/>
            <w:hideMark/>
          </w:tcPr>
          <w:p w14:paraId="693556DA" w14:textId="1A482200" w:rsidR="00034822" w:rsidRPr="004F3306" w:rsidRDefault="00C72C2E" w:rsidP="00112315">
            <w:pPr>
              <w:jc w:val="right"/>
            </w:pPr>
            <w:r>
              <w:t>507/168 (102, 850)</w:t>
            </w:r>
          </w:p>
        </w:tc>
      </w:tr>
      <w:tr w:rsidR="00034822" w:rsidRPr="004F3306" w14:paraId="6CCBBEF7" w14:textId="77777777" w:rsidTr="00E95912">
        <w:trPr>
          <w:trHeight w:val="315"/>
          <w:jc w:val="center"/>
        </w:trPr>
        <w:tc>
          <w:tcPr>
            <w:tcW w:w="0" w:type="auto"/>
            <w:tcMar>
              <w:top w:w="30" w:type="dxa"/>
              <w:left w:w="45" w:type="dxa"/>
              <w:bottom w:w="30" w:type="dxa"/>
              <w:right w:w="45" w:type="dxa"/>
            </w:tcMar>
            <w:vAlign w:val="bottom"/>
            <w:hideMark/>
          </w:tcPr>
          <w:p w14:paraId="627A5904" w14:textId="77777777" w:rsidR="00034822" w:rsidRPr="004F3306" w:rsidRDefault="00034822" w:rsidP="00112315">
            <w:r w:rsidRPr="004F3306">
              <w:t>P40</w:t>
            </w:r>
          </w:p>
        </w:tc>
        <w:tc>
          <w:tcPr>
            <w:tcW w:w="0" w:type="auto"/>
            <w:tcMar>
              <w:top w:w="30" w:type="dxa"/>
              <w:left w:w="45" w:type="dxa"/>
              <w:bottom w:w="30" w:type="dxa"/>
              <w:right w:w="45" w:type="dxa"/>
            </w:tcMar>
            <w:vAlign w:val="bottom"/>
            <w:hideMark/>
          </w:tcPr>
          <w:p w14:paraId="0AB5DE66" w14:textId="77777777" w:rsidR="00034822" w:rsidRPr="004F3306" w:rsidRDefault="00034822" w:rsidP="00112315">
            <w:r w:rsidRPr="004F3306">
              <w:t>Needle</w:t>
            </w:r>
          </w:p>
        </w:tc>
        <w:tc>
          <w:tcPr>
            <w:tcW w:w="0" w:type="auto"/>
            <w:tcMar>
              <w:top w:w="30" w:type="dxa"/>
              <w:left w:w="45" w:type="dxa"/>
              <w:bottom w:w="30" w:type="dxa"/>
              <w:right w:w="45" w:type="dxa"/>
            </w:tcMar>
            <w:vAlign w:val="bottom"/>
            <w:hideMark/>
          </w:tcPr>
          <w:p w14:paraId="7E21B0C3" w14:textId="77777777" w:rsidR="00034822" w:rsidRPr="004F3306" w:rsidRDefault="00034822" w:rsidP="00112315">
            <w:pPr>
              <w:jc w:val="right"/>
            </w:pPr>
            <w:r w:rsidRPr="004F3306">
              <w:t>1849</w:t>
            </w:r>
          </w:p>
        </w:tc>
        <w:tc>
          <w:tcPr>
            <w:tcW w:w="0" w:type="auto"/>
            <w:tcMar>
              <w:top w:w="30" w:type="dxa"/>
              <w:left w:w="45" w:type="dxa"/>
              <w:bottom w:w="30" w:type="dxa"/>
              <w:right w:w="45" w:type="dxa"/>
            </w:tcMar>
            <w:vAlign w:val="bottom"/>
            <w:hideMark/>
          </w:tcPr>
          <w:p w14:paraId="5C8B2EDB" w14:textId="0FF57B1B" w:rsidR="00034822" w:rsidRPr="004F3306" w:rsidRDefault="00034822" w:rsidP="00112315">
            <w:pPr>
              <w:jc w:val="right"/>
            </w:pPr>
            <w:r>
              <w:t>1260</w:t>
            </w:r>
          </w:p>
        </w:tc>
        <w:tc>
          <w:tcPr>
            <w:tcW w:w="0" w:type="auto"/>
            <w:tcMar>
              <w:top w:w="30" w:type="dxa"/>
              <w:left w:w="45" w:type="dxa"/>
              <w:bottom w:w="30" w:type="dxa"/>
              <w:right w:w="45" w:type="dxa"/>
            </w:tcMar>
            <w:vAlign w:val="bottom"/>
            <w:hideMark/>
          </w:tcPr>
          <w:p w14:paraId="62916FC8" w14:textId="77777777" w:rsidR="00034822" w:rsidRPr="004F3306" w:rsidRDefault="00034822" w:rsidP="00112315">
            <w:pPr>
              <w:jc w:val="right"/>
            </w:pPr>
            <w:r w:rsidRPr="004F3306">
              <w:t>142</w:t>
            </w:r>
          </w:p>
        </w:tc>
        <w:tc>
          <w:tcPr>
            <w:tcW w:w="0" w:type="auto"/>
            <w:tcMar>
              <w:top w:w="30" w:type="dxa"/>
              <w:left w:w="45" w:type="dxa"/>
              <w:bottom w:w="30" w:type="dxa"/>
              <w:right w:w="45" w:type="dxa"/>
            </w:tcMar>
            <w:vAlign w:val="bottom"/>
            <w:hideMark/>
          </w:tcPr>
          <w:p w14:paraId="007A3EE6" w14:textId="10DBDB22" w:rsidR="00034822" w:rsidRPr="004F3306" w:rsidRDefault="00C72C2E" w:rsidP="00112315">
            <w:pPr>
              <w:jc w:val="right"/>
            </w:pPr>
            <w:r>
              <w:t>425/147 (100, 772)</w:t>
            </w:r>
          </w:p>
        </w:tc>
      </w:tr>
    </w:tbl>
    <w:p w14:paraId="38CE7FDD" w14:textId="77777777" w:rsidR="004F3306" w:rsidRDefault="004F3306" w:rsidP="004F3306"/>
    <w:p w14:paraId="79371570" w14:textId="184A7D44" w:rsidR="008D3F06" w:rsidRDefault="00DD6988" w:rsidP="008D3F06">
      <w:pPr>
        <w:keepNext/>
      </w:pPr>
      <w:r>
        <w:t xml:space="preserve">We find no significant differences between </w:t>
      </w:r>
      <w:r w:rsidR="00C9261E">
        <w:t xml:space="preserve">combined cambium and needle read lengths (Welch’s t = 1.16, df = 5633.37, p-value=0.25), which is important because length bias could influence annotation results with higher proportions of longer genes being associated with higher numbers of GO terms </w:t>
      </w:r>
      <w:r w:rsidR="00C9261E">
        <w:fldChar w:fldCharType="begin"/>
      </w:r>
      <w:r w:rsidR="00F15073">
        <w:instrText xml:space="preserve"> ADDIN PAPERS2_CITATIONS &lt;citation&gt;&lt;uuid&gt;6F5D0EA4-40FB-4F7D-B40F-5E53D4596343&lt;/uuid&gt;&lt;priority&gt;0&lt;/priority&gt;&lt;publications&gt;&lt;publication&gt;&lt;uuid&gt;85554A1E-8F3B-4E75-9C39-9138AC547916&lt;/uuid&gt;&lt;volume&gt;7&lt;/volume&gt;&lt;accepted_date&gt;99201208281200000000222000&lt;/accepted_date&gt;&lt;doi&gt;10.1371/journal.pone.0046128&lt;/doi&gt;&lt;startpage&gt;e46128&lt;/startpage&gt;&lt;publication_date&gt;99201201011200000000222000&lt;/publication_date&gt;&lt;url&gt;http://eutils.ncbi.nlm.nih.gov/entrez/eutils/elink.fcgi?dbfrom=pubmed&amp;amp;id=23056249&amp;amp;retmode=ref&amp;amp;cmd=prlinks&lt;/url&gt;&lt;type&gt;400&lt;/type&gt;&lt;title&gt;Length bias correction in gene ontology enrichment analysis using logistic regression.&lt;/title&gt;&lt;submission_date&gt;99201204231200000000222000&lt;/submission_date&gt;&lt;number&gt;10&lt;/number&gt;&lt;institution&gt;Department of Statistics, Oregon State University, Corvallis, Oregon, United States of America. mig@stat.oregonstate.edu&lt;/institution&gt;&lt;subtype&gt;400&lt;/subtype&gt;&lt;endpage&gt;e46128&lt;/endpage&gt;&lt;bundle&gt;&lt;publication&gt;&lt;publisher&gt;Cornell University Library&lt;/publisher&gt;&lt;url&gt;http://arxiv.org&lt;/url&gt;&lt;title&gt;PLoS ONE&lt;/title&gt;&lt;type&gt;-100&lt;/type&gt;&lt;subtype&gt;-100&lt;/subtype&gt;&lt;uuid&gt;5B2FB81A-3D99-4AC2-B332-F7E1DB74E749&lt;/uuid&gt;&lt;/publication&gt;&lt;/bundle&gt;&lt;authors&gt;&lt;author&gt;&lt;firstName&gt;Gu&lt;/firstName&gt;&lt;lastName&gt;Mi&lt;/lastName&gt;&lt;/author&gt;&lt;author&gt;&lt;firstName&gt;Yanming&lt;/firstName&gt;&lt;lastName&gt;Di&lt;/lastName&gt;&lt;/author&gt;&lt;author&gt;&lt;firstName&gt;Sarah&lt;/firstName&gt;&lt;lastName&gt;Emerson&lt;/lastName&gt;&lt;/author&gt;&lt;author&gt;&lt;firstName&gt;Jason&lt;/firstName&gt;&lt;middleNames&gt;S&lt;/middleNames&gt;&lt;lastName&gt;Cumbie&lt;/lastName&gt;&lt;/author&gt;&lt;author&gt;&lt;firstName&gt;Jeff&lt;/firstName&gt;&lt;middleNames&gt;H&lt;/middleNames&gt;&lt;lastName&gt;Chang&lt;/lastName&gt;&lt;/author&gt;&lt;/authors&gt;&lt;/publication&gt;&lt;/publications&gt;&lt;cites&gt;&lt;/cites&gt;&lt;/citation&gt;</w:instrText>
      </w:r>
      <w:r w:rsidR="00C9261E">
        <w:fldChar w:fldCharType="separate"/>
      </w:r>
      <w:r w:rsidR="00F15073">
        <w:rPr>
          <w:rFonts w:cs="Times New Roman"/>
        </w:rPr>
        <w:t>(Mi et al. 2012)</w:t>
      </w:r>
      <w:r w:rsidR="00C9261E">
        <w:fldChar w:fldCharType="end"/>
      </w:r>
      <w:r w:rsidR="00C9261E">
        <w:t>.</w:t>
      </w:r>
      <w:r w:rsidR="00F2355A">
        <w:t xml:space="preserve">  Additionally the first two PCA </w:t>
      </w:r>
      <w:r w:rsidR="005764A1">
        <w:t>axes</w:t>
      </w:r>
      <w:r w:rsidR="00F2355A">
        <w:t xml:space="preserve"> of the counts for each sample </w:t>
      </w:r>
      <w:r w:rsidR="008D3F06">
        <w:t>accounts for a significa</w:t>
      </w:r>
      <w:r w:rsidR="00F2355A">
        <w:t xml:space="preserve">nt proportion of variance </w:t>
      </w:r>
      <w:r w:rsidR="001F79D8">
        <w:t xml:space="preserve">(69%) </w:t>
      </w:r>
      <w:r w:rsidR="00F2355A">
        <w:t>in the data</w:t>
      </w:r>
      <w:r w:rsidR="001F79D8">
        <w:t>,</w:t>
      </w:r>
      <w:r w:rsidR="00F2355A">
        <w:t xml:space="preserve"> as shown in </w:t>
      </w:r>
      <w:r w:rsidR="008D3F06">
        <w:fldChar w:fldCharType="begin"/>
      </w:r>
      <w:r w:rsidR="008D3F06">
        <w:instrText xml:space="preserve"> REF _Ref290806254 \h </w:instrText>
      </w:r>
      <w:r w:rsidR="008D3F06">
        <w:fldChar w:fldCharType="separate"/>
      </w:r>
      <w:r w:rsidR="00416773">
        <w:t xml:space="preserve">Figure </w:t>
      </w:r>
      <w:r w:rsidR="00416773">
        <w:rPr>
          <w:noProof/>
        </w:rPr>
        <w:t>1</w:t>
      </w:r>
      <w:r w:rsidR="008D3F06">
        <w:fldChar w:fldCharType="end"/>
      </w:r>
      <w:r w:rsidR="008D3F06">
        <w:t>.</w:t>
      </w:r>
      <w:r w:rsidR="009C69EB">
        <w:t xml:space="preserve"> From the PCA, several observations can be made.  PC1 accounts for the</w:t>
      </w:r>
      <w:r w:rsidR="00BE0C47">
        <w:t xml:space="preserve"> variance in EST counts/unigene</w:t>
      </w:r>
      <w:r w:rsidR="009C69EB">
        <w:t xml:space="preserve"> largely in needle but also largely in unigenes that are found in both tissues.  Accordingly, PC2 tracks the variance in cambium-specific unigene expression.  There is also a strong relationship between replicates in both tissue types, lending credence to their biological replicability and ability to be combined for downstream analyses.</w:t>
      </w:r>
      <w:r w:rsidR="00844E25">
        <w:t xml:space="preserve"> Finally, the expression of unigenes in cambium appears to be nearly perfectly orthogonal to the expression of unigenes in the needles, highlighting the underlying biological differences between tissue types.</w:t>
      </w:r>
      <w:r w:rsidR="008D3F06">
        <w:rPr>
          <w:noProof/>
        </w:rPr>
        <w:drawing>
          <wp:inline distT="0" distB="0" distL="0" distR="0" wp14:anchorId="32DEFA90" wp14:editId="60A58E5A">
            <wp:extent cx="5315801" cy="3763433"/>
            <wp:effectExtent l="0" t="0" r="0" b="0"/>
            <wp:docPr id="3" name="Picture 3" descr="Macintosh HD:Users:chris:Dropbox:Documents:science:postdoc:papers:black_spruce:manuscript:count_pca.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hris:Dropbox:Documents:science:postdoc:papers:black_spruce:manuscript:count_pca.pd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15899" cy="3763502"/>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526E2272" w14:textId="4DE25905" w:rsidR="00DD6988" w:rsidRPr="004F3306" w:rsidRDefault="008D3F06" w:rsidP="008D3F06">
      <w:pPr>
        <w:pStyle w:val="Caption"/>
      </w:pPr>
      <w:bookmarkStart w:id="1" w:name="_Ref290806254"/>
      <w:r>
        <w:t xml:space="preserve">Figure </w:t>
      </w:r>
      <w:fldSimple w:instr=" SEQ Figure \* ARABIC ">
        <w:r w:rsidR="00416773">
          <w:rPr>
            <w:noProof/>
          </w:rPr>
          <w:t>1</w:t>
        </w:r>
      </w:fldSimple>
      <w:bookmarkEnd w:id="1"/>
      <w:r>
        <w:t xml:space="preserve">: PCA of unigene counts, colored by presence </w:t>
      </w:r>
      <w:r w:rsidR="00223634">
        <w:t xml:space="preserve">(count &gt; 0) </w:t>
      </w:r>
      <w:r>
        <w:t xml:space="preserve">of </w:t>
      </w:r>
      <w:r w:rsidR="00223634">
        <w:t xml:space="preserve">a </w:t>
      </w:r>
      <w:r>
        <w:t>unigene in a tissue</w:t>
      </w:r>
      <w:r w:rsidR="00223634">
        <w:t xml:space="preserve"> type</w:t>
      </w:r>
    </w:p>
    <w:p w14:paraId="4C95C619" w14:textId="77777777" w:rsidR="00EE6FCD" w:rsidRDefault="00EE6FCD" w:rsidP="00EE6FCD">
      <w:pPr>
        <w:pStyle w:val="Heading3"/>
      </w:pPr>
      <w:r>
        <w:t>Gene expression</w:t>
      </w:r>
    </w:p>
    <w:p w14:paraId="1FC9CF72" w14:textId="6C718067" w:rsidR="00BE0C47" w:rsidRDefault="00BE0C47" w:rsidP="00600063">
      <w:r>
        <w:t>The data in this study are largely organized into two main types: unigenes and ontology.  Unigenes are derived from the assembly of quality-controlled and filtered ESTs.  The count of individual ESTs that make up each unigene are taken directly as measures of expression of that unigene in the tissue under study, after combining replicates across tissue types.  For example, unigene UN0003 was assembled from 1 EST in P32C and 1 EST in P40C, and was not found in either needle tissue sample; its expression, therefore, would be 2 in cambium and 0 in needle.  For simplicity, the terms unigene and gene in this study, can be considered to be synonyms.</w:t>
      </w:r>
      <w:r w:rsidR="00EE3054">
        <w:t xml:space="preserve"> Unigenes are also assigned to genes in UniProtKB using blastx, and these assignments are used to derive ontological terms from the GO database.  As such, each unigene may be assigned to multiple GO terms, which can exist in any layer of the GO hierarchy, some of which may be nested into </w:t>
      </w:r>
      <w:r w:rsidR="006D5E82">
        <w:t xml:space="preserve">increasingly more general terms.  This tree-like structure, therefore, creates a degree of non-independence between terms which must be accounted for in methods determining significant enrichment.  </w:t>
      </w:r>
    </w:p>
    <w:p w14:paraId="28EFA657" w14:textId="77777777" w:rsidR="006D5E82" w:rsidRDefault="006D5E82" w:rsidP="00600063"/>
    <w:p w14:paraId="59E33350" w14:textId="18690BE1" w:rsidR="006D5E82" w:rsidRDefault="004A5A61" w:rsidP="00600063">
      <w:r>
        <w:t xml:space="preserve">The </w:t>
      </w:r>
      <w:r w:rsidR="00600063">
        <w:t xml:space="preserve">1945 unigenes </w:t>
      </w:r>
      <w:r>
        <w:t xml:space="preserve">were tested for differential expression (DE) </w:t>
      </w:r>
      <w:r w:rsidR="00600063">
        <w:t>using IDEG6</w:t>
      </w:r>
      <w:r w:rsidR="006D5E82">
        <w:t>.  Expression levels across tissue types were largely similar, with 3203 ESTs in cambium and 2735 in needle.  Overall, we</w:t>
      </w:r>
      <w:r w:rsidR="00A41E09">
        <w:t xml:space="preserve"> found 221</w:t>
      </w:r>
      <w:r w:rsidR="00C64E30">
        <w:t xml:space="preserve"> </w:t>
      </w:r>
      <w:r w:rsidR="006D5E82">
        <w:t xml:space="preserve">significantly expressed </w:t>
      </w:r>
      <w:r w:rsidR="00C64E30">
        <w:t xml:space="preserve">unigenes </w:t>
      </w:r>
      <w:r w:rsidR="00151EEC">
        <w:t xml:space="preserve">uncorrected p-values &lt; 0.05 and 57 </w:t>
      </w:r>
      <w:r w:rsidR="00C64E30">
        <w:t xml:space="preserve">with FDR-corrected (q-value) </w:t>
      </w:r>
      <w:r w:rsidR="000918ED">
        <w:t xml:space="preserve">general </w:t>
      </w:r>
      <w:r w:rsidR="00C64E30">
        <w:rPr>
          <w:rFonts w:cs="Times New Roman"/>
        </w:rPr>
        <w:t>χ</w:t>
      </w:r>
      <w:r w:rsidR="00C64E30">
        <w:rPr>
          <w:vertAlign w:val="superscript"/>
        </w:rPr>
        <w:t>2</w:t>
      </w:r>
      <w:r w:rsidR="00C64E30">
        <w:t xml:space="preserve"> p-values &lt; 0.05. </w:t>
      </w:r>
    </w:p>
    <w:p w14:paraId="240E3177" w14:textId="77777777" w:rsidR="006D5E82" w:rsidRDefault="006D5E82" w:rsidP="00600063"/>
    <w:p w14:paraId="0EE4E394" w14:textId="101B676A" w:rsidR="00600063" w:rsidRDefault="00C64E30" w:rsidP="00600063">
      <w:r>
        <w:t xml:space="preserve">When considering only those unigenes that are </w:t>
      </w:r>
      <w:r w:rsidR="005764A1">
        <w:t>associated</w:t>
      </w:r>
      <w:r>
        <w:t xml:space="preserve"> with one or more GO terms</w:t>
      </w:r>
      <w:r w:rsidR="000B554A">
        <w:t xml:space="preserve"> (n = 976 </w:t>
      </w:r>
      <w:r w:rsidR="0064028A">
        <w:t>unigenes)</w:t>
      </w:r>
      <w:r w:rsidR="000B554A">
        <w:t>, this number is reduced to 112</w:t>
      </w:r>
      <w:r>
        <w:t xml:space="preserve"> </w:t>
      </w:r>
      <w:r w:rsidR="000B554A">
        <w:t>significant</w:t>
      </w:r>
      <w:r>
        <w:t xml:space="preserve"> </w:t>
      </w:r>
      <w:r w:rsidR="004A5A61">
        <w:t>DE unigenes</w:t>
      </w:r>
      <w:r w:rsidR="000B554A">
        <w:t xml:space="preserve"> assessed using uncorrected p-values, and 29 with q &lt; 0.05</w:t>
      </w:r>
      <w:r>
        <w:t xml:space="preserve">.  Of these </w:t>
      </w:r>
      <w:r w:rsidR="000B554A">
        <w:t>29</w:t>
      </w:r>
      <w:r>
        <w:t xml:space="preserve">, </w:t>
      </w:r>
      <w:r w:rsidR="000B554A">
        <w:t>12 are found in cambium and 17</w:t>
      </w:r>
      <w:r>
        <w:t xml:space="preserve"> are found in needle tissue.  </w:t>
      </w:r>
      <w:r w:rsidR="00CC0830">
        <w:t>Blastx statistics for the DE unigenes can be found in</w:t>
      </w:r>
      <w:r w:rsidR="00D50485">
        <w:t xml:space="preserve"> </w:t>
      </w:r>
      <w:r w:rsidR="00D50485">
        <w:fldChar w:fldCharType="begin"/>
      </w:r>
      <w:r w:rsidR="00D50485">
        <w:instrText xml:space="preserve"> REF _Ref292983530 \h </w:instrText>
      </w:r>
      <w:r w:rsidR="00D50485">
        <w:fldChar w:fldCharType="separate"/>
      </w:r>
      <w:r w:rsidR="00416773">
        <w:t xml:space="preserve">Table </w:t>
      </w:r>
      <w:r w:rsidR="00416773">
        <w:rPr>
          <w:noProof/>
        </w:rPr>
        <w:t>2</w:t>
      </w:r>
      <w:r w:rsidR="00D50485">
        <w:fldChar w:fldCharType="end"/>
      </w:r>
      <w:r w:rsidR="00D50485">
        <w:t xml:space="preserve"> and </w:t>
      </w:r>
      <w:r w:rsidR="00D50485">
        <w:fldChar w:fldCharType="begin"/>
      </w:r>
      <w:r w:rsidR="00D50485">
        <w:instrText xml:space="preserve"> REF _Ref292983539 \h </w:instrText>
      </w:r>
      <w:r w:rsidR="00D50485">
        <w:fldChar w:fldCharType="separate"/>
      </w:r>
      <w:r w:rsidR="00416773">
        <w:t xml:space="preserve">Table </w:t>
      </w:r>
      <w:r w:rsidR="00416773">
        <w:rPr>
          <w:noProof/>
        </w:rPr>
        <w:t>3</w:t>
      </w:r>
      <w:r w:rsidR="00D50485">
        <w:fldChar w:fldCharType="end"/>
      </w:r>
      <w:r w:rsidR="00D50485">
        <w:t>.</w:t>
      </w:r>
      <w:r w:rsidR="00CC0830">
        <w:t xml:space="preserve"> </w:t>
      </w:r>
      <w:r w:rsidR="000D48B8">
        <w:t xml:space="preserve">Across all </w:t>
      </w:r>
      <w:r w:rsidR="005764A1">
        <w:t>ontologies</w:t>
      </w:r>
      <w:r w:rsidR="000D48B8">
        <w:t xml:space="preserve">, the cambium </w:t>
      </w:r>
      <w:r w:rsidR="004A5A61">
        <w:t>DE</w:t>
      </w:r>
      <w:r w:rsidR="000D48B8">
        <w:t xml:space="preserve"> unigenes had 4 </w:t>
      </w:r>
      <w:r w:rsidR="000D48B8">
        <w:sym w:font="Symbol" w:char="F0B1"/>
      </w:r>
      <w:r w:rsidR="000B554A">
        <w:t xml:space="preserve"> 8 GO terms, ranging from 1—30</w:t>
      </w:r>
      <w:r w:rsidR="000D48B8">
        <w:t xml:space="preserve"> terms per unigene; the needle differe</w:t>
      </w:r>
      <w:r w:rsidR="000B554A">
        <w:t>ntially expressed unigenes had 6</w:t>
      </w:r>
      <w:r w:rsidR="000D48B8">
        <w:t xml:space="preserve"> </w:t>
      </w:r>
      <w:r w:rsidR="000D48B8">
        <w:sym w:font="Symbol" w:char="F0B1"/>
      </w:r>
      <w:r w:rsidR="000B554A">
        <w:t xml:space="preserve"> 3 GO terms, ranging from 1—15</w:t>
      </w:r>
      <w:r w:rsidR="000D48B8">
        <w:t xml:space="preserve"> terms per </w:t>
      </w:r>
      <w:r w:rsidR="009750C4">
        <w:t>unigene</w:t>
      </w:r>
      <w:r w:rsidR="000D48B8">
        <w:t>.</w:t>
      </w:r>
      <w:r w:rsidR="00D6530C">
        <w:t xml:space="preserve">  More details on the GO terms assigned to needle and cambium DE unigenes can be found in </w:t>
      </w:r>
      <w:r w:rsidR="00D6530C">
        <w:fldChar w:fldCharType="begin"/>
      </w:r>
      <w:r w:rsidR="00D6530C">
        <w:instrText xml:space="preserve"> REF _Ref290817561 \h </w:instrText>
      </w:r>
      <w:r w:rsidR="00D6530C">
        <w:fldChar w:fldCharType="separate"/>
      </w:r>
      <w:r w:rsidR="00416773">
        <w:t xml:space="preserve">Supplemental Table </w:t>
      </w:r>
      <w:r w:rsidR="00416773">
        <w:rPr>
          <w:noProof/>
        </w:rPr>
        <w:t>1</w:t>
      </w:r>
      <w:r w:rsidR="00D6530C">
        <w:fldChar w:fldCharType="end"/>
      </w:r>
      <w:r w:rsidR="00D6530C">
        <w:t xml:space="preserve"> and </w:t>
      </w:r>
      <w:r w:rsidR="00D6530C">
        <w:fldChar w:fldCharType="begin"/>
      </w:r>
      <w:r w:rsidR="00D6530C">
        <w:instrText xml:space="preserve"> REF _Ref290817575 \h </w:instrText>
      </w:r>
      <w:r w:rsidR="00D6530C">
        <w:fldChar w:fldCharType="separate"/>
      </w:r>
      <w:r w:rsidR="00416773">
        <w:t xml:space="preserve">Supplemental Table </w:t>
      </w:r>
      <w:r w:rsidR="00416773">
        <w:rPr>
          <w:noProof/>
        </w:rPr>
        <w:t>2</w:t>
      </w:r>
      <w:r w:rsidR="00D6530C">
        <w:fldChar w:fldCharType="end"/>
      </w:r>
      <w:r w:rsidR="00D6530C">
        <w:t>.</w:t>
      </w:r>
    </w:p>
    <w:p w14:paraId="7D7982CA" w14:textId="77777777" w:rsidR="00CE299A" w:rsidRDefault="00CE299A" w:rsidP="00600063"/>
    <w:p w14:paraId="3D7227E4" w14:textId="77777777" w:rsidR="00CE299A" w:rsidRDefault="00CE299A" w:rsidP="00600063"/>
    <w:p w14:paraId="66EB1360" w14:textId="77777777" w:rsidR="00CE299A" w:rsidRDefault="00CE299A" w:rsidP="00600063"/>
    <w:p w14:paraId="09FC2CD9" w14:textId="77777777" w:rsidR="00CE299A" w:rsidDel="004C0339" w:rsidRDefault="00CE299A" w:rsidP="00600063">
      <w:pPr>
        <w:rPr>
          <w:del w:id="2" w:author="Chris Friedline" w:date="2015-06-24T13:40:00Z"/>
        </w:rPr>
      </w:pPr>
    </w:p>
    <w:p w14:paraId="2B5B8C89" w14:textId="77777777" w:rsidR="00CE299A" w:rsidDel="004C0339" w:rsidRDefault="00CE299A" w:rsidP="00600063">
      <w:pPr>
        <w:rPr>
          <w:del w:id="3" w:author="Chris Friedline" w:date="2015-06-24T13:40:00Z"/>
        </w:rPr>
      </w:pPr>
    </w:p>
    <w:p w14:paraId="38E6682E" w14:textId="77777777" w:rsidR="00CC0830" w:rsidDel="004C0339" w:rsidRDefault="00CC0830" w:rsidP="00600063">
      <w:pPr>
        <w:rPr>
          <w:del w:id="4" w:author="Chris Friedline" w:date="2015-06-24T13:40:00Z"/>
        </w:rPr>
      </w:pPr>
    </w:p>
    <w:p w14:paraId="2B7FC5B2" w14:textId="34D579A2" w:rsidR="000618A3" w:rsidRDefault="000618A3" w:rsidP="000618A3">
      <w:pPr>
        <w:pStyle w:val="Caption"/>
        <w:keepNext/>
      </w:pPr>
      <w:bookmarkStart w:id="5" w:name="_Ref292983530"/>
      <w:r>
        <w:t xml:space="preserve">Table </w:t>
      </w:r>
      <w:fldSimple w:instr=" SEQ Table \* ARABIC ">
        <w:r w:rsidR="00416773">
          <w:rPr>
            <w:noProof/>
          </w:rPr>
          <w:t>2</w:t>
        </w:r>
      </w:fldSimple>
      <w:bookmarkEnd w:id="5"/>
      <w:r>
        <w:t xml:space="preserve">: Blastx results against UniProtKB for 12 DE unigenes from cambium tissue. Length describes the length of the unigene, e-value the minimum e-value across all hits and similarity is the Mean </w:t>
      </w:r>
      <w:r w:rsidR="002601D9">
        <w:t>sum</w:t>
      </w:r>
      <w:r>
        <w:t>. is the mean similarity between the unigene and its annotated sequence.</w:t>
      </w:r>
      <w:ins w:id="6" w:author="Chris Friedline" w:date="2015-06-24T13:40:00Z">
        <w:r w:rsidR="008A71D8" w:rsidRPr="008A71D8">
          <w:rPr>
            <w:i/>
          </w:rPr>
          <w:t xml:space="preserve"> </w:t>
        </w:r>
        <w:r w:rsidR="008A71D8">
          <w:rPr>
            <w:i/>
          </w:rPr>
          <w:t>P. abies</w:t>
        </w:r>
        <w:r w:rsidR="008A71D8">
          <w:t xml:space="preserve"> indicates the location in the genome for each unigene (contig [start, stop])</w:t>
        </w:r>
        <w:r w:rsidR="004C0339">
          <w:t>.</w:t>
        </w:r>
      </w:ins>
    </w:p>
    <w:tbl>
      <w:tblPr>
        <w:tblW w:w="8944" w:type="dxa"/>
        <w:jc w:val="center"/>
        <w:tblLayout w:type="fixed"/>
        <w:tblCellMar>
          <w:left w:w="0" w:type="dxa"/>
          <w:right w:w="0" w:type="dxa"/>
        </w:tblCellMar>
        <w:tblLook w:val="04A0" w:firstRow="1" w:lastRow="0" w:firstColumn="1" w:lastColumn="0" w:noHBand="0" w:noVBand="1"/>
        <w:tblPrChange w:id="7" w:author="Chris Friedline" w:date="2015-06-24T13:45:00Z">
          <w:tblPr>
            <w:tblW w:w="10507" w:type="dxa"/>
            <w:jc w:val="center"/>
            <w:tblLayout w:type="fixed"/>
            <w:tblCellMar>
              <w:left w:w="0" w:type="dxa"/>
              <w:right w:w="0" w:type="dxa"/>
            </w:tblCellMar>
            <w:tblLook w:val="04A0" w:firstRow="1" w:lastRow="0" w:firstColumn="1" w:lastColumn="0" w:noHBand="0" w:noVBand="1"/>
          </w:tblPr>
        </w:tblPrChange>
      </w:tblPr>
      <w:tblGrid>
        <w:gridCol w:w="1016"/>
        <w:gridCol w:w="3049"/>
        <w:gridCol w:w="810"/>
        <w:gridCol w:w="1170"/>
        <w:gridCol w:w="938"/>
        <w:gridCol w:w="431"/>
        <w:gridCol w:w="1530"/>
        <w:tblGridChange w:id="8">
          <w:tblGrid>
            <w:gridCol w:w="1016"/>
            <w:gridCol w:w="3049"/>
            <w:gridCol w:w="810"/>
            <w:gridCol w:w="1170"/>
            <w:gridCol w:w="938"/>
            <w:gridCol w:w="431"/>
            <w:gridCol w:w="3093"/>
          </w:tblGrid>
        </w:tblGridChange>
      </w:tblGrid>
      <w:tr w:rsidR="00AF5A7D" w14:paraId="4DD9D3F2" w14:textId="77777777" w:rsidTr="00AF5A7D">
        <w:trPr>
          <w:trHeight w:val="320"/>
          <w:jc w:val="center"/>
          <w:trPrChange w:id="9" w:author="Chris Friedline" w:date="2015-06-24T13:45:00Z">
            <w:trPr>
              <w:trHeight w:val="320"/>
              <w:jc w:val="center"/>
            </w:trPr>
          </w:trPrChange>
        </w:trPr>
        <w:tc>
          <w:tcPr>
            <w:tcW w:w="1016" w:type="dxa"/>
            <w:tcBorders>
              <w:bottom w:val="single" w:sz="4" w:space="0" w:color="auto"/>
            </w:tcBorders>
            <w:shd w:val="clear" w:color="auto" w:fill="auto"/>
            <w:noWrap/>
            <w:tcMar>
              <w:top w:w="15" w:type="dxa"/>
              <w:left w:w="15" w:type="dxa"/>
              <w:bottom w:w="0" w:type="dxa"/>
              <w:right w:w="15" w:type="dxa"/>
            </w:tcMar>
            <w:vAlign w:val="center"/>
            <w:hideMark/>
            <w:tcPrChange w:id="10" w:author="Chris Friedline" w:date="2015-06-24T13:45:00Z">
              <w:tcPr>
                <w:tcW w:w="1016" w:type="dxa"/>
                <w:tcBorders>
                  <w:bottom w:val="single" w:sz="4" w:space="0" w:color="auto"/>
                </w:tcBorders>
                <w:shd w:val="clear" w:color="auto" w:fill="auto"/>
                <w:noWrap/>
                <w:tcMar>
                  <w:top w:w="15" w:type="dxa"/>
                  <w:left w:w="15" w:type="dxa"/>
                  <w:bottom w:w="0" w:type="dxa"/>
                  <w:right w:w="15" w:type="dxa"/>
                </w:tcMar>
                <w:vAlign w:val="center"/>
                <w:hideMark/>
              </w:tcPr>
            </w:tcPrChange>
          </w:tcPr>
          <w:p w14:paraId="528630AA" w14:textId="77777777" w:rsidR="00AF5A7D" w:rsidRDefault="00AF5A7D">
            <w:pPr>
              <w:rPr>
                <w:rFonts w:eastAsia="Times New Roman" w:cs="Times New Roman"/>
                <w:b/>
                <w:bCs/>
                <w:color w:val="000000"/>
              </w:rPr>
            </w:pPr>
            <w:r>
              <w:rPr>
                <w:rFonts w:eastAsia="Times New Roman" w:cs="Times New Roman"/>
                <w:b/>
                <w:bCs/>
                <w:color w:val="000000"/>
              </w:rPr>
              <w:t>Unigene</w:t>
            </w:r>
          </w:p>
        </w:tc>
        <w:tc>
          <w:tcPr>
            <w:tcW w:w="3049" w:type="dxa"/>
            <w:tcBorders>
              <w:bottom w:val="single" w:sz="4" w:space="0" w:color="auto"/>
            </w:tcBorders>
            <w:shd w:val="clear" w:color="auto" w:fill="auto"/>
            <w:noWrap/>
            <w:tcMar>
              <w:top w:w="15" w:type="dxa"/>
              <w:left w:w="15" w:type="dxa"/>
              <w:bottom w:w="0" w:type="dxa"/>
              <w:right w:w="15" w:type="dxa"/>
            </w:tcMar>
            <w:vAlign w:val="center"/>
            <w:hideMark/>
            <w:tcPrChange w:id="11" w:author="Chris Friedline" w:date="2015-06-24T13:45:00Z">
              <w:tcPr>
                <w:tcW w:w="3049" w:type="dxa"/>
                <w:tcBorders>
                  <w:bottom w:val="single" w:sz="4" w:space="0" w:color="auto"/>
                </w:tcBorders>
                <w:shd w:val="clear" w:color="auto" w:fill="auto"/>
                <w:noWrap/>
                <w:tcMar>
                  <w:top w:w="15" w:type="dxa"/>
                  <w:left w:w="15" w:type="dxa"/>
                  <w:bottom w:w="0" w:type="dxa"/>
                  <w:right w:w="15" w:type="dxa"/>
                </w:tcMar>
                <w:vAlign w:val="center"/>
                <w:hideMark/>
              </w:tcPr>
            </w:tcPrChange>
          </w:tcPr>
          <w:p w14:paraId="0105DA01" w14:textId="5BD70F20" w:rsidR="00AF5A7D" w:rsidRDefault="00AF5A7D">
            <w:pPr>
              <w:rPr>
                <w:rFonts w:eastAsia="Times New Roman" w:cs="Times New Roman"/>
                <w:b/>
                <w:bCs/>
                <w:color w:val="000000"/>
              </w:rPr>
            </w:pPr>
            <w:bookmarkStart w:id="12" w:name="_GoBack"/>
            <w:bookmarkEnd w:id="12"/>
            <w:del w:id="13" w:author="Chris Friedline" w:date="2015-06-24T13:48:00Z">
              <w:r w:rsidDel="00501714">
                <w:rPr>
                  <w:rFonts w:eastAsia="Times New Roman" w:cs="Times New Roman"/>
                  <w:b/>
                  <w:bCs/>
                  <w:color w:val="000000"/>
                </w:rPr>
                <w:delText xml:space="preserve">UniProtKB </w:delText>
              </w:r>
            </w:del>
            <w:r>
              <w:rPr>
                <w:rFonts w:eastAsia="Times New Roman" w:cs="Times New Roman"/>
                <w:b/>
                <w:bCs/>
                <w:color w:val="000000"/>
              </w:rPr>
              <w:t>Description</w:t>
            </w:r>
          </w:p>
        </w:tc>
        <w:tc>
          <w:tcPr>
            <w:tcW w:w="810" w:type="dxa"/>
            <w:tcBorders>
              <w:bottom w:val="single" w:sz="4" w:space="0" w:color="auto"/>
            </w:tcBorders>
            <w:shd w:val="clear" w:color="auto" w:fill="auto"/>
            <w:noWrap/>
            <w:tcMar>
              <w:top w:w="15" w:type="dxa"/>
              <w:left w:w="15" w:type="dxa"/>
              <w:bottom w:w="0" w:type="dxa"/>
              <w:right w:w="15" w:type="dxa"/>
            </w:tcMar>
            <w:vAlign w:val="center"/>
            <w:hideMark/>
            <w:tcPrChange w:id="14" w:author="Chris Friedline" w:date="2015-06-24T13:45:00Z">
              <w:tcPr>
                <w:tcW w:w="810" w:type="dxa"/>
                <w:tcBorders>
                  <w:bottom w:val="single" w:sz="4" w:space="0" w:color="auto"/>
                </w:tcBorders>
                <w:shd w:val="clear" w:color="auto" w:fill="auto"/>
                <w:noWrap/>
                <w:tcMar>
                  <w:top w:w="15" w:type="dxa"/>
                  <w:left w:w="15" w:type="dxa"/>
                  <w:bottom w:w="0" w:type="dxa"/>
                  <w:right w:w="15" w:type="dxa"/>
                </w:tcMar>
                <w:vAlign w:val="center"/>
                <w:hideMark/>
              </w:tcPr>
            </w:tcPrChange>
          </w:tcPr>
          <w:p w14:paraId="58890F96" w14:textId="77777777" w:rsidR="00AF5A7D" w:rsidRDefault="00AF5A7D">
            <w:pPr>
              <w:jc w:val="right"/>
              <w:rPr>
                <w:rFonts w:eastAsia="Times New Roman" w:cs="Times New Roman"/>
                <w:b/>
                <w:bCs/>
                <w:color w:val="000000"/>
              </w:rPr>
            </w:pPr>
            <w:r>
              <w:rPr>
                <w:rFonts w:eastAsia="Times New Roman" w:cs="Times New Roman"/>
                <w:b/>
                <w:bCs/>
                <w:color w:val="000000"/>
              </w:rPr>
              <w:t>Length</w:t>
            </w:r>
          </w:p>
        </w:tc>
        <w:tc>
          <w:tcPr>
            <w:tcW w:w="1170" w:type="dxa"/>
            <w:tcBorders>
              <w:bottom w:val="single" w:sz="4" w:space="0" w:color="auto"/>
            </w:tcBorders>
            <w:shd w:val="clear" w:color="auto" w:fill="auto"/>
            <w:noWrap/>
            <w:tcMar>
              <w:top w:w="15" w:type="dxa"/>
              <w:left w:w="15" w:type="dxa"/>
              <w:bottom w:w="0" w:type="dxa"/>
              <w:right w:w="15" w:type="dxa"/>
            </w:tcMar>
            <w:vAlign w:val="center"/>
            <w:hideMark/>
            <w:tcPrChange w:id="15" w:author="Chris Friedline" w:date="2015-06-24T13:45:00Z">
              <w:tcPr>
                <w:tcW w:w="1170" w:type="dxa"/>
                <w:tcBorders>
                  <w:bottom w:val="single" w:sz="4" w:space="0" w:color="auto"/>
                </w:tcBorders>
                <w:shd w:val="clear" w:color="auto" w:fill="auto"/>
                <w:noWrap/>
                <w:tcMar>
                  <w:top w:w="15" w:type="dxa"/>
                  <w:left w:w="15" w:type="dxa"/>
                  <w:bottom w:w="0" w:type="dxa"/>
                  <w:right w:w="15" w:type="dxa"/>
                </w:tcMar>
                <w:vAlign w:val="center"/>
                <w:hideMark/>
              </w:tcPr>
            </w:tcPrChange>
          </w:tcPr>
          <w:p w14:paraId="1D27C251" w14:textId="77777777" w:rsidR="00AF5A7D" w:rsidRDefault="00AF5A7D">
            <w:pPr>
              <w:jc w:val="right"/>
              <w:rPr>
                <w:rFonts w:eastAsia="Times New Roman" w:cs="Times New Roman"/>
                <w:b/>
                <w:bCs/>
                <w:color w:val="000000"/>
              </w:rPr>
            </w:pPr>
            <w:r>
              <w:rPr>
                <w:rFonts w:eastAsia="Times New Roman" w:cs="Times New Roman"/>
                <w:b/>
                <w:bCs/>
                <w:color w:val="000000"/>
              </w:rPr>
              <w:t>E-Value</w:t>
            </w:r>
          </w:p>
        </w:tc>
        <w:tc>
          <w:tcPr>
            <w:tcW w:w="938" w:type="dxa"/>
            <w:tcBorders>
              <w:bottom w:val="single" w:sz="4" w:space="0" w:color="auto"/>
            </w:tcBorders>
            <w:shd w:val="clear" w:color="auto" w:fill="auto"/>
            <w:noWrap/>
            <w:tcMar>
              <w:top w:w="15" w:type="dxa"/>
              <w:left w:w="15" w:type="dxa"/>
              <w:bottom w:w="0" w:type="dxa"/>
              <w:right w:w="15" w:type="dxa"/>
            </w:tcMar>
            <w:vAlign w:val="center"/>
            <w:hideMark/>
            <w:tcPrChange w:id="16" w:author="Chris Friedline" w:date="2015-06-24T13:45:00Z">
              <w:tcPr>
                <w:tcW w:w="938" w:type="dxa"/>
                <w:tcBorders>
                  <w:bottom w:val="single" w:sz="4" w:space="0" w:color="auto"/>
                </w:tcBorders>
                <w:shd w:val="clear" w:color="auto" w:fill="auto"/>
                <w:noWrap/>
                <w:tcMar>
                  <w:top w:w="15" w:type="dxa"/>
                  <w:left w:w="15" w:type="dxa"/>
                  <w:bottom w:w="0" w:type="dxa"/>
                  <w:right w:w="15" w:type="dxa"/>
                </w:tcMar>
                <w:vAlign w:val="center"/>
                <w:hideMark/>
              </w:tcPr>
            </w:tcPrChange>
          </w:tcPr>
          <w:p w14:paraId="19564DAF" w14:textId="040667CF" w:rsidR="00AF5A7D" w:rsidRDefault="00AF5A7D" w:rsidP="00501714">
            <w:pPr>
              <w:jc w:val="right"/>
              <w:rPr>
                <w:rFonts w:eastAsia="Times New Roman" w:cs="Times New Roman"/>
                <w:b/>
                <w:bCs/>
                <w:color w:val="000000"/>
              </w:rPr>
              <w:pPrChange w:id="17" w:author="Chris Friedline" w:date="2015-06-24T13:46:00Z">
                <w:pPr>
                  <w:jc w:val="center"/>
                </w:pPr>
              </w:pPrChange>
            </w:pPr>
            <w:r>
              <w:rPr>
                <w:rFonts w:eastAsia="Times New Roman" w:cs="Times New Roman"/>
                <w:b/>
                <w:bCs/>
                <w:color w:val="000000"/>
              </w:rPr>
              <w:t>Sim.</w:t>
            </w:r>
          </w:p>
        </w:tc>
        <w:tc>
          <w:tcPr>
            <w:tcW w:w="431" w:type="dxa"/>
            <w:tcBorders>
              <w:bottom w:val="single" w:sz="4" w:space="0" w:color="auto"/>
            </w:tcBorders>
            <w:tcPrChange w:id="18" w:author="Chris Friedline" w:date="2015-06-24T13:45:00Z">
              <w:tcPr>
                <w:tcW w:w="431" w:type="dxa"/>
                <w:tcBorders>
                  <w:bottom w:val="single" w:sz="4" w:space="0" w:color="auto"/>
                </w:tcBorders>
              </w:tcPr>
            </w:tcPrChange>
          </w:tcPr>
          <w:p w14:paraId="60E50B83" w14:textId="77777777" w:rsidR="00AF5A7D" w:rsidRPr="005C482B" w:rsidRDefault="00AF5A7D" w:rsidP="00CE299A">
            <w:pPr>
              <w:rPr>
                <w:ins w:id="19" w:author="Chris Friedline" w:date="2015-06-24T13:45:00Z"/>
                <w:rFonts w:eastAsia="Times New Roman" w:cs="Times New Roman"/>
                <w:b/>
                <w:bCs/>
                <w:i/>
                <w:color w:val="000000"/>
              </w:rPr>
            </w:pPr>
          </w:p>
        </w:tc>
        <w:tc>
          <w:tcPr>
            <w:tcW w:w="1530" w:type="dxa"/>
            <w:tcBorders>
              <w:bottom w:val="single" w:sz="4" w:space="0" w:color="auto"/>
            </w:tcBorders>
            <w:shd w:val="clear" w:color="auto" w:fill="auto"/>
            <w:noWrap/>
            <w:tcMar>
              <w:top w:w="15" w:type="dxa"/>
              <w:left w:w="15" w:type="dxa"/>
              <w:bottom w:w="0" w:type="dxa"/>
              <w:right w:w="15" w:type="dxa"/>
            </w:tcMar>
            <w:vAlign w:val="center"/>
            <w:hideMark/>
            <w:tcPrChange w:id="20" w:author="Chris Friedline" w:date="2015-06-24T13:45:00Z">
              <w:tcPr>
                <w:tcW w:w="3093" w:type="dxa"/>
                <w:tcBorders>
                  <w:bottom w:val="single" w:sz="4" w:space="0" w:color="auto"/>
                </w:tcBorders>
                <w:shd w:val="clear" w:color="auto" w:fill="auto"/>
                <w:noWrap/>
                <w:tcMar>
                  <w:top w:w="15" w:type="dxa"/>
                  <w:left w:w="15" w:type="dxa"/>
                  <w:bottom w:w="0" w:type="dxa"/>
                  <w:right w:w="15" w:type="dxa"/>
                </w:tcMar>
                <w:vAlign w:val="center"/>
                <w:hideMark/>
              </w:tcPr>
            </w:tcPrChange>
          </w:tcPr>
          <w:p w14:paraId="1EEEE527" w14:textId="39933F02" w:rsidR="00AF5A7D" w:rsidRPr="00CE299A" w:rsidRDefault="00AF5A7D" w:rsidP="00CE299A">
            <w:pPr>
              <w:rPr>
                <w:rFonts w:eastAsia="Times New Roman" w:cs="Times New Roman"/>
                <w:b/>
                <w:bCs/>
                <w:color w:val="000000"/>
              </w:rPr>
            </w:pPr>
            <w:r w:rsidRPr="005C482B">
              <w:rPr>
                <w:rFonts w:eastAsia="Times New Roman" w:cs="Times New Roman"/>
                <w:b/>
                <w:bCs/>
                <w:i/>
                <w:color w:val="000000"/>
              </w:rPr>
              <w:t>P.</w:t>
            </w:r>
            <w:r>
              <w:rPr>
                <w:rFonts w:eastAsia="Times New Roman" w:cs="Times New Roman"/>
                <w:b/>
                <w:bCs/>
                <w:i/>
                <w:color w:val="000000"/>
              </w:rPr>
              <w:t xml:space="preserve"> </w:t>
            </w:r>
            <w:r w:rsidRPr="005C482B">
              <w:rPr>
                <w:rFonts w:eastAsia="Times New Roman" w:cs="Times New Roman"/>
                <w:b/>
                <w:bCs/>
                <w:i/>
                <w:color w:val="000000"/>
              </w:rPr>
              <w:t>abies</w:t>
            </w:r>
            <w:r w:rsidRPr="00CE299A">
              <w:rPr>
                <w:rFonts w:eastAsia="Times New Roman" w:cs="Times New Roman"/>
                <w:b/>
                <w:bCs/>
                <w:color w:val="000000"/>
              </w:rPr>
              <w:t xml:space="preserve"> v1.0</w:t>
            </w:r>
          </w:p>
        </w:tc>
      </w:tr>
      <w:tr w:rsidR="00AF5A7D" w14:paraId="5D8EA506" w14:textId="77777777" w:rsidTr="00AF5A7D">
        <w:trPr>
          <w:trHeight w:val="900"/>
          <w:jc w:val="center"/>
          <w:trPrChange w:id="21" w:author="Chris Friedline" w:date="2015-06-24T13:45:00Z">
            <w:trPr>
              <w:trHeight w:val="900"/>
              <w:jc w:val="center"/>
            </w:trPr>
          </w:trPrChange>
        </w:trPr>
        <w:tc>
          <w:tcPr>
            <w:tcW w:w="1016" w:type="dxa"/>
            <w:tcBorders>
              <w:top w:val="single" w:sz="4" w:space="0" w:color="auto"/>
            </w:tcBorders>
            <w:shd w:val="clear" w:color="auto" w:fill="auto"/>
            <w:noWrap/>
            <w:tcMar>
              <w:top w:w="15" w:type="dxa"/>
              <w:left w:w="15" w:type="dxa"/>
              <w:bottom w:w="0" w:type="dxa"/>
              <w:right w:w="15" w:type="dxa"/>
            </w:tcMar>
            <w:vAlign w:val="center"/>
            <w:hideMark/>
            <w:tcPrChange w:id="22" w:author="Chris Friedline" w:date="2015-06-24T13:45:00Z">
              <w:tcPr>
                <w:tcW w:w="1016" w:type="dxa"/>
                <w:tcBorders>
                  <w:top w:val="single" w:sz="4" w:space="0" w:color="auto"/>
                </w:tcBorders>
                <w:shd w:val="clear" w:color="auto" w:fill="auto"/>
                <w:noWrap/>
                <w:tcMar>
                  <w:top w:w="15" w:type="dxa"/>
                  <w:left w:w="15" w:type="dxa"/>
                  <w:bottom w:w="0" w:type="dxa"/>
                  <w:right w:w="15" w:type="dxa"/>
                </w:tcMar>
                <w:vAlign w:val="center"/>
                <w:hideMark/>
              </w:tcPr>
            </w:tcPrChange>
          </w:tcPr>
          <w:p w14:paraId="38A4CF65" w14:textId="77777777" w:rsidR="00AF5A7D" w:rsidRDefault="00AF5A7D">
            <w:pPr>
              <w:rPr>
                <w:rFonts w:eastAsia="Times New Roman" w:cs="Times New Roman"/>
                <w:color w:val="000000"/>
              </w:rPr>
            </w:pPr>
            <w:r>
              <w:rPr>
                <w:rFonts w:eastAsia="Times New Roman" w:cs="Times New Roman"/>
                <w:color w:val="000000"/>
              </w:rPr>
              <w:t>UN0192</w:t>
            </w:r>
          </w:p>
        </w:tc>
        <w:tc>
          <w:tcPr>
            <w:tcW w:w="3049" w:type="dxa"/>
            <w:tcBorders>
              <w:top w:val="single" w:sz="4" w:space="0" w:color="auto"/>
            </w:tcBorders>
            <w:shd w:val="clear" w:color="auto" w:fill="auto"/>
            <w:noWrap/>
            <w:tcMar>
              <w:top w:w="15" w:type="dxa"/>
              <w:left w:w="15" w:type="dxa"/>
              <w:bottom w:w="0" w:type="dxa"/>
              <w:right w:w="15" w:type="dxa"/>
            </w:tcMar>
            <w:vAlign w:val="center"/>
            <w:hideMark/>
            <w:tcPrChange w:id="23" w:author="Chris Friedline" w:date="2015-06-24T13:45:00Z">
              <w:tcPr>
                <w:tcW w:w="3049" w:type="dxa"/>
                <w:tcBorders>
                  <w:top w:val="single" w:sz="4" w:space="0" w:color="auto"/>
                </w:tcBorders>
                <w:shd w:val="clear" w:color="auto" w:fill="auto"/>
                <w:noWrap/>
                <w:tcMar>
                  <w:top w:w="15" w:type="dxa"/>
                  <w:left w:w="15" w:type="dxa"/>
                  <w:bottom w:w="0" w:type="dxa"/>
                  <w:right w:w="15" w:type="dxa"/>
                </w:tcMar>
                <w:vAlign w:val="center"/>
                <w:hideMark/>
              </w:tcPr>
            </w:tcPrChange>
          </w:tcPr>
          <w:p w14:paraId="25B51F6C" w14:textId="77777777" w:rsidR="00AF5A7D" w:rsidRDefault="00AF5A7D">
            <w:pPr>
              <w:rPr>
                <w:rFonts w:eastAsia="Times New Roman" w:cs="Times New Roman"/>
                <w:color w:val="000000"/>
              </w:rPr>
            </w:pPr>
            <w:r>
              <w:rPr>
                <w:rFonts w:eastAsia="Times New Roman" w:cs="Times New Roman"/>
                <w:color w:val="000000"/>
              </w:rPr>
              <w:t>mt3_picglmetallothionein-like protein</w:t>
            </w:r>
          </w:p>
        </w:tc>
        <w:tc>
          <w:tcPr>
            <w:tcW w:w="810" w:type="dxa"/>
            <w:tcBorders>
              <w:top w:val="single" w:sz="4" w:space="0" w:color="auto"/>
            </w:tcBorders>
            <w:shd w:val="clear" w:color="auto" w:fill="auto"/>
            <w:noWrap/>
            <w:tcMar>
              <w:top w:w="15" w:type="dxa"/>
              <w:left w:w="15" w:type="dxa"/>
              <w:bottom w:w="0" w:type="dxa"/>
              <w:right w:w="15" w:type="dxa"/>
            </w:tcMar>
            <w:vAlign w:val="center"/>
            <w:hideMark/>
            <w:tcPrChange w:id="24" w:author="Chris Friedline" w:date="2015-06-24T13:45:00Z">
              <w:tcPr>
                <w:tcW w:w="810" w:type="dxa"/>
                <w:tcBorders>
                  <w:top w:val="single" w:sz="4" w:space="0" w:color="auto"/>
                </w:tcBorders>
                <w:shd w:val="clear" w:color="auto" w:fill="auto"/>
                <w:noWrap/>
                <w:tcMar>
                  <w:top w:w="15" w:type="dxa"/>
                  <w:left w:w="15" w:type="dxa"/>
                  <w:bottom w:w="0" w:type="dxa"/>
                  <w:right w:w="15" w:type="dxa"/>
                </w:tcMar>
                <w:vAlign w:val="center"/>
                <w:hideMark/>
              </w:tcPr>
            </w:tcPrChange>
          </w:tcPr>
          <w:p w14:paraId="308341E2" w14:textId="77777777" w:rsidR="00AF5A7D" w:rsidRDefault="00AF5A7D">
            <w:pPr>
              <w:jc w:val="right"/>
              <w:rPr>
                <w:rFonts w:eastAsia="Times New Roman" w:cs="Times New Roman"/>
                <w:color w:val="000000"/>
              </w:rPr>
            </w:pPr>
            <w:r>
              <w:rPr>
                <w:rFonts w:eastAsia="Times New Roman" w:cs="Times New Roman"/>
                <w:color w:val="000000"/>
              </w:rPr>
              <w:t>585</w:t>
            </w:r>
          </w:p>
        </w:tc>
        <w:tc>
          <w:tcPr>
            <w:tcW w:w="1170" w:type="dxa"/>
            <w:tcBorders>
              <w:top w:val="single" w:sz="4" w:space="0" w:color="auto"/>
            </w:tcBorders>
            <w:shd w:val="clear" w:color="auto" w:fill="auto"/>
            <w:noWrap/>
            <w:tcMar>
              <w:top w:w="15" w:type="dxa"/>
              <w:left w:w="15" w:type="dxa"/>
              <w:bottom w:w="0" w:type="dxa"/>
              <w:right w:w="15" w:type="dxa"/>
            </w:tcMar>
            <w:vAlign w:val="center"/>
            <w:hideMark/>
            <w:tcPrChange w:id="25" w:author="Chris Friedline" w:date="2015-06-24T13:45:00Z">
              <w:tcPr>
                <w:tcW w:w="1170" w:type="dxa"/>
                <w:tcBorders>
                  <w:top w:val="single" w:sz="4" w:space="0" w:color="auto"/>
                </w:tcBorders>
                <w:shd w:val="clear" w:color="auto" w:fill="auto"/>
                <w:noWrap/>
                <w:tcMar>
                  <w:top w:w="15" w:type="dxa"/>
                  <w:left w:w="15" w:type="dxa"/>
                  <w:bottom w:w="0" w:type="dxa"/>
                  <w:right w:w="15" w:type="dxa"/>
                </w:tcMar>
                <w:vAlign w:val="center"/>
                <w:hideMark/>
              </w:tcPr>
            </w:tcPrChange>
          </w:tcPr>
          <w:p w14:paraId="3683582A" w14:textId="77777777" w:rsidR="00AF5A7D" w:rsidRDefault="00AF5A7D">
            <w:pPr>
              <w:jc w:val="right"/>
              <w:rPr>
                <w:rFonts w:eastAsia="Times New Roman" w:cs="Times New Roman"/>
                <w:color w:val="000000"/>
              </w:rPr>
            </w:pPr>
            <w:r>
              <w:rPr>
                <w:rFonts w:eastAsia="Times New Roman" w:cs="Times New Roman"/>
                <w:color w:val="000000"/>
              </w:rPr>
              <w:t>2.10E-34</w:t>
            </w:r>
          </w:p>
        </w:tc>
        <w:tc>
          <w:tcPr>
            <w:tcW w:w="938" w:type="dxa"/>
            <w:tcBorders>
              <w:top w:val="single" w:sz="4" w:space="0" w:color="auto"/>
            </w:tcBorders>
            <w:shd w:val="clear" w:color="auto" w:fill="auto"/>
            <w:noWrap/>
            <w:tcMar>
              <w:top w:w="15" w:type="dxa"/>
              <w:left w:w="15" w:type="dxa"/>
              <w:bottom w:w="0" w:type="dxa"/>
              <w:right w:w="15" w:type="dxa"/>
            </w:tcMar>
            <w:vAlign w:val="center"/>
            <w:hideMark/>
            <w:tcPrChange w:id="26" w:author="Chris Friedline" w:date="2015-06-24T13:45:00Z">
              <w:tcPr>
                <w:tcW w:w="938" w:type="dxa"/>
                <w:tcBorders>
                  <w:top w:val="single" w:sz="4" w:space="0" w:color="auto"/>
                </w:tcBorders>
                <w:shd w:val="clear" w:color="auto" w:fill="auto"/>
                <w:noWrap/>
                <w:tcMar>
                  <w:top w:w="15" w:type="dxa"/>
                  <w:left w:w="15" w:type="dxa"/>
                  <w:bottom w:w="0" w:type="dxa"/>
                  <w:right w:w="15" w:type="dxa"/>
                </w:tcMar>
                <w:vAlign w:val="center"/>
                <w:hideMark/>
              </w:tcPr>
            </w:tcPrChange>
          </w:tcPr>
          <w:p w14:paraId="67DA0DA9" w14:textId="77777777" w:rsidR="00AF5A7D" w:rsidRDefault="00AF5A7D">
            <w:pPr>
              <w:jc w:val="right"/>
              <w:rPr>
                <w:rFonts w:eastAsia="Times New Roman" w:cs="Times New Roman"/>
                <w:color w:val="000000"/>
              </w:rPr>
            </w:pPr>
            <w:r>
              <w:rPr>
                <w:rFonts w:eastAsia="Times New Roman" w:cs="Times New Roman"/>
                <w:color w:val="000000"/>
              </w:rPr>
              <w:t>60.6</w:t>
            </w:r>
          </w:p>
        </w:tc>
        <w:tc>
          <w:tcPr>
            <w:tcW w:w="431" w:type="dxa"/>
            <w:tcBorders>
              <w:top w:val="single" w:sz="4" w:space="0" w:color="auto"/>
            </w:tcBorders>
            <w:tcPrChange w:id="27" w:author="Chris Friedline" w:date="2015-06-24T13:45:00Z">
              <w:tcPr>
                <w:tcW w:w="431" w:type="dxa"/>
                <w:tcBorders>
                  <w:top w:val="single" w:sz="4" w:space="0" w:color="auto"/>
                </w:tcBorders>
              </w:tcPr>
            </w:tcPrChange>
          </w:tcPr>
          <w:p w14:paraId="2D0EDDE1" w14:textId="77777777" w:rsidR="00AF5A7D" w:rsidRPr="00CE299A" w:rsidRDefault="00AF5A7D">
            <w:pPr>
              <w:rPr>
                <w:ins w:id="28" w:author="Chris Friedline" w:date="2015-06-24T13:45:00Z"/>
                <w:rFonts w:eastAsia="Times New Roman" w:cs="Times New Roman"/>
                <w:color w:val="000000"/>
              </w:rPr>
            </w:pPr>
          </w:p>
        </w:tc>
        <w:tc>
          <w:tcPr>
            <w:tcW w:w="1530" w:type="dxa"/>
            <w:tcBorders>
              <w:top w:val="single" w:sz="4" w:space="0" w:color="auto"/>
            </w:tcBorders>
            <w:shd w:val="clear" w:color="auto" w:fill="auto"/>
            <w:tcMar>
              <w:top w:w="15" w:type="dxa"/>
              <w:left w:w="15" w:type="dxa"/>
              <w:bottom w:w="0" w:type="dxa"/>
              <w:right w:w="15" w:type="dxa"/>
            </w:tcMar>
            <w:vAlign w:val="center"/>
            <w:hideMark/>
            <w:tcPrChange w:id="29" w:author="Chris Friedline" w:date="2015-06-24T13:45:00Z">
              <w:tcPr>
                <w:tcW w:w="3093" w:type="dxa"/>
                <w:tcBorders>
                  <w:top w:val="single" w:sz="4" w:space="0" w:color="auto"/>
                </w:tcBorders>
                <w:shd w:val="clear" w:color="auto" w:fill="auto"/>
                <w:tcMar>
                  <w:top w:w="15" w:type="dxa"/>
                  <w:left w:w="15" w:type="dxa"/>
                  <w:bottom w:w="0" w:type="dxa"/>
                  <w:right w:w="15" w:type="dxa"/>
                </w:tcMar>
                <w:vAlign w:val="center"/>
                <w:hideMark/>
              </w:tcPr>
            </w:tcPrChange>
          </w:tcPr>
          <w:p w14:paraId="334AF465" w14:textId="4DF78DFC" w:rsidR="00AF5A7D" w:rsidRPr="00CE299A" w:rsidRDefault="00AF5A7D">
            <w:pPr>
              <w:rPr>
                <w:rFonts w:eastAsia="Times New Roman" w:cs="Times New Roman"/>
                <w:color w:val="000000"/>
              </w:rPr>
            </w:pPr>
            <w:r w:rsidRPr="00CE299A">
              <w:rPr>
                <w:rFonts w:eastAsia="Times New Roman" w:cs="Times New Roman"/>
                <w:color w:val="000000"/>
              </w:rPr>
              <w:t>MA_24872 [7548, 7758]</w:t>
            </w:r>
          </w:p>
        </w:tc>
      </w:tr>
      <w:tr w:rsidR="00AF5A7D" w14:paraId="2DD9D7F3" w14:textId="77777777" w:rsidTr="00AF5A7D">
        <w:trPr>
          <w:trHeight w:val="900"/>
          <w:jc w:val="center"/>
          <w:trPrChange w:id="30" w:author="Chris Friedline" w:date="2015-06-24T13:45:00Z">
            <w:trPr>
              <w:trHeight w:val="900"/>
              <w:jc w:val="center"/>
            </w:trPr>
          </w:trPrChange>
        </w:trPr>
        <w:tc>
          <w:tcPr>
            <w:tcW w:w="1016" w:type="dxa"/>
            <w:shd w:val="clear" w:color="auto" w:fill="auto"/>
            <w:noWrap/>
            <w:tcMar>
              <w:top w:w="15" w:type="dxa"/>
              <w:left w:w="15" w:type="dxa"/>
              <w:bottom w:w="0" w:type="dxa"/>
              <w:right w:w="15" w:type="dxa"/>
            </w:tcMar>
            <w:vAlign w:val="center"/>
            <w:hideMark/>
            <w:tcPrChange w:id="31" w:author="Chris Friedline" w:date="2015-06-24T13:45:00Z">
              <w:tcPr>
                <w:tcW w:w="1016" w:type="dxa"/>
                <w:shd w:val="clear" w:color="auto" w:fill="auto"/>
                <w:noWrap/>
                <w:tcMar>
                  <w:top w:w="15" w:type="dxa"/>
                  <w:left w:w="15" w:type="dxa"/>
                  <w:bottom w:w="0" w:type="dxa"/>
                  <w:right w:w="15" w:type="dxa"/>
                </w:tcMar>
                <w:vAlign w:val="center"/>
                <w:hideMark/>
              </w:tcPr>
            </w:tcPrChange>
          </w:tcPr>
          <w:p w14:paraId="445DCB52" w14:textId="77777777" w:rsidR="00AF5A7D" w:rsidRDefault="00AF5A7D">
            <w:pPr>
              <w:rPr>
                <w:rFonts w:eastAsia="Times New Roman" w:cs="Times New Roman"/>
                <w:color w:val="000000"/>
              </w:rPr>
            </w:pPr>
            <w:r>
              <w:rPr>
                <w:rFonts w:eastAsia="Times New Roman" w:cs="Times New Roman"/>
                <w:color w:val="000000"/>
              </w:rPr>
              <w:t>UN0193</w:t>
            </w:r>
          </w:p>
        </w:tc>
        <w:tc>
          <w:tcPr>
            <w:tcW w:w="3049" w:type="dxa"/>
            <w:shd w:val="clear" w:color="auto" w:fill="auto"/>
            <w:noWrap/>
            <w:tcMar>
              <w:top w:w="15" w:type="dxa"/>
              <w:left w:w="15" w:type="dxa"/>
              <w:bottom w:w="0" w:type="dxa"/>
              <w:right w:w="15" w:type="dxa"/>
            </w:tcMar>
            <w:vAlign w:val="center"/>
            <w:hideMark/>
            <w:tcPrChange w:id="32" w:author="Chris Friedline" w:date="2015-06-24T13:45:00Z">
              <w:tcPr>
                <w:tcW w:w="3049" w:type="dxa"/>
                <w:shd w:val="clear" w:color="auto" w:fill="auto"/>
                <w:noWrap/>
                <w:tcMar>
                  <w:top w:w="15" w:type="dxa"/>
                  <w:left w:w="15" w:type="dxa"/>
                  <w:bottom w:w="0" w:type="dxa"/>
                  <w:right w:w="15" w:type="dxa"/>
                </w:tcMar>
                <w:vAlign w:val="center"/>
                <w:hideMark/>
              </w:tcPr>
            </w:tcPrChange>
          </w:tcPr>
          <w:p w14:paraId="5D4DD118" w14:textId="77777777" w:rsidR="00AF5A7D" w:rsidRDefault="00AF5A7D">
            <w:pPr>
              <w:rPr>
                <w:rFonts w:eastAsia="Times New Roman" w:cs="Times New Roman"/>
                <w:color w:val="000000"/>
              </w:rPr>
            </w:pPr>
            <w:r>
              <w:rPr>
                <w:rFonts w:eastAsia="Times New Roman" w:cs="Times New Roman"/>
                <w:color w:val="000000"/>
              </w:rPr>
              <w:t>mao2_arathnad-dependent malic enzyme mitochondrial</w:t>
            </w:r>
          </w:p>
        </w:tc>
        <w:tc>
          <w:tcPr>
            <w:tcW w:w="810" w:type="dxa"/>
            <w:shd w:val="clear" w:color="auto" w:fill="auto"/>
            <w:noWrap/>
            <w:tcMar>
              <w:top w:w="15" w:type="dxa"/>
              <w:left w:w="15" w:type="dxa"/>
              <w:bottom w:w="0" w:type="dxa"/>
              <w:right w:w="15" w:type="dxa"/>
            </w:tcMar>
            <w:vAlign w:val="center"/>
            <w:hideMark/>
            <w:tcPrChange w:id="33" w:author="Chris Friedline" w:date="2015-06-24T13:45:00Z">
              <w:tcPr>
                <w:tcW w:w="810" w:type="dxa"/>
                <w:shd w:val="clear" w:color="auto" w:fill="auto"/>
                <w:noWrap/>
                <w:tcMar>
                  <w:top w:w="15" w:type="dxa"/>
                  <w:left w:w="15" w:type="dxa"/>
                  <w:bottom w:w="0" w:type="dxa"/>
                  <w:right w:w="15" w:type="dxa"/>
                </w:tcMar>
                <w:vAlign w:val="center"/>
                <w:hideMark/>
              </w:tcPr>
            </w:tcPrChange>
          </w:tcPr>
          <w:p w14:paraId="0D5B6A6D" w14:textId="77777777" w:rsidR="00AF5A7D" w:rsidRDefault="00AF5A7D">
            <w:pPr>
              <w:jc w:val="right"/>
              <w:rPr>
                <w:rFonts w:eastAsia="Times New Roman" w:cs="Times New Roman"/>
                <w:color w:val="000000"/>
              </w:rPr>
            </w:pPr>
            <w:r>
              <w:rPr>
                <w:rFonts w:eastAsia="Times New Roman" w:cs="Times New Roman"/>
                <w:color w:val="000000"/>
              </w:rPr>
              <w:t>1257</w:t>
            </w:r>
          </w:p>
        </w:tc>
        <w:tc>
          <w:tcPr>
            <w:tcW w:w="1170" w:type="dxa"/>
            <w:shd w:val="clear" w:color="auto" w:fill="auto"/>
            <w:noWrap/>
            <w:tcMar>
              <w:top w:w="15" w:type="dxa"/>
              <w:left w:w="15" w:type="dxa"/>
              <w:bottom w:w="0" w:type="dxa"/>
              <w:right w:w="15" w:type="dxa"/>
            </w:tcMar>
            <w:vAlign w:val="center"/>
            <w:hideMark/>
            <w:tcPrChange w:id="34" w:author="Chris Friedline" w:date="2015-06-24T13:45:00Z">
              <w:tcPr>
                <w:tcW w:w="1170" w:type="dxa"/>
                <w:shd w:val="clear" w:color="auto" w:fill="auto"/>
                <w:noWrap/>
                <w:tcMar>
                  <w:top w:w="15" w:type="dxa"/>
                  <w:left w:w="15" w:type="dxa"/>
                  <w:bottom w:w="0" w:type="dxa"/>
                  <w:right w:w="15" w:type="dxa"/>
                </w:tcMar>
                <w:vAlign w:val="center"/>
                <w:hideMark/>
              </w:tcPr>
            </w:tcPrChange>
          </w:tcPr>
          <w:p w14:paraId="070E8FDF" w14:textId="77777777" w:rsidR="00AF5A7D" w:rsidRDefault="00AF5A7D">
            <w:pPr>
              <w:jc w:val="right"/>
              <w:rPr>
                <w:rFonts w:eastAsia="Times New Roman" w:cs="Times New Roman"/>
                <w:color w:val="000000"/>
              </w:rPr>
            </w:pPr>
            <w:r>
              <w:rPr>
                <w:rFonts w:eastAsia="Times New Roman" w:cs="Times New Roman"/>
                <w:color w:val="000000"/>
              </w:rPr>
              <w:t>1.20E-36</w:t>
            </w:r>
          </w:p>
        </w:tc>
        <w:tc>
          <w:tcPr>
            <w:tcW w:w="938" w:type="dxa"/>
            <w:shd w:val="clear" w:color="auto" w:fill="auto"/>
            <w:noWrap/>
            <w:tcMar>
              <w:top w:w="15" w:type="dxa"/>
              <w:left w:w="15" w:type="dxa"/>
              <w:bottom w:w="0" w:type="dxa"/>
              <w:right w:w="15" w:type="dxa"/>
            </w:tcMar>
            <w:vAlign w:val="center"/>
            <w:hideMark/>
            <w:tcPrChange w:id="35" w:author="Chris Friedline" w:date="2015-06-24T13:45:00Z">
              <w:tcPr>
                <w:tcW w:w="938" w:type="dxa"/>
                <w:shd w:val="clear" w:color="auto" w:fill="auto"/>
                <w:noWrap/>
                <w:tcMar>
                  <w:top w:w="15" w:type="dxa"/>
                  <w:left w:w="15" w:type="dxa"/>
                  <w:bottom w:w="0" w:type="dxa"/>
                  <w:right w:w="15" w:type="dxa"/>
                </w:tcMar>
                <w:vAlign w:val="center"/>
                <w:hideMark/>
              </w:tcPr>
            </w:tcPrChange>
          </w:tcPr>
          <w:p w14:paraId="54B2214C" w14:textId="77777777" w:rsidR="00AF5A7D" w:rsidRDefault="00AF5A7D">
            <w:pPr>
              <w:jc w:val="right"/>
              <w:rPr>
                <w:rFonts w:eastAsia="Times New Roman" w:cs="Times New Roman"/>
                <w:color w:val="000000"/>
              </w:rPr>
            </w:pPr>
            <w:r>
              <w:rPr>
                <w:rFonts w:eastAsia="Times New Roman" w:cs="Times New Roman"/>
                <w:color w:val="000000"/>
              </w:rPr>
              <w:t>76.6</w:t>
            </w:r>
          </w:p>
        </w:tc>
        <w:tc>
          <w:tcPr>
            <w:tcW w:w="431" w:type="dxa"/>
            <w:tcPrChange w:id="36" w:author="Chris Friedline" w:date="2015-06-24T13:45:00Z">
              <w:tcPr>
                <w:tcW w:w="431" w:type="dxa"/>
              </w:tcPr>
            </w:tcPrChange>
          </w:tcPr>
          <w:p w14:paraId="212054AC" w14:textId="77777777" w:rsidR="00AF5A7D" w:rsidRPr="00CE299A" w:rsidRDefault="00AF5A7D">
            <w:pPr>
              <w:rPr>
                <w:ins w:id="37" w:author="Chris Friedline" w:date="2015-06-24T13:45:00Z"/>
                <w:rFonts w:eastAsia="Times New Roman" w:cs="Times New Roman"/>
                <w:color w:val="000000"/>
              </w:rPr>
            </w:pPr>
          </w:p>
        </w:tc>
        <w:tc>
          <w:tcPr>
            <w:tcW w:w="1530" w:type="dxa"/>
            <w:shd w:val="clear" w:color="auto" w:fill="auto"/>
            <w:tcMar>
              <w:top w:w="15" w:type="dxa"/>
              <w:left w:w="15" w:type="dxa"/>
              <w:bottom w:w="0" w:type="dxa"/>
              <w:right w:w="15" w:type="dxa"/>
            </w:tcMar>
            <w:vAlign w:val="center"/>
            <w:hideMark/>
            <w:tcPrChange w:id="38" w:author="Chris Friedline" w:date="2015-06-24T13:45:00Z">
              <w:tcPr>
                <w:tcW w:w="3093" w:type="dxa"/>
                <w:shd w:val="clear" w:color="auto" w:fill="auto"/>
                <w:tcMar>
                  <w:top w:w="15" w:type="dxa"/>
                  <w:left w:w="15" w:type="dxa"/>
                  <w:bottom w:w="0" w:type="dxa"/>
                  <w:right w:w="15" w:type="dxa"/>
                </w:tcMar>
                <w:vAlign w:val="center"/>
                <w:hideMark/>
              </w:tcPr>
            </w:tcPrChange>
          </w:tcPr>
          <w:p w14:paraId="50B43ECB" w14:textId="2E62D8B5" w:rsidR="00AF5A7D" w:rsidRPr="00CE299A" w:rsidRDefault="00AF5A7D">
            <w:pPr>
              <w:rPr>
                <w:rFonts w:eastAsia="Times New Roman" w:cs="Times New Roman"/>
                <w:color w:val="000000"/>
              </w:rPr>
            </w:pPr>
            <w:r w:rsidRPr="00CE299A">
              <w:rPr>
                <w:rFonts w:eastAsia="Times New Roman" w:cs="Times New Roman"/>
                <w:color w:val="000000"/>
              </w:rPr>
              <w:t>MA_38871 [3159, 3482]</w:t>
            </w:r>
          </w:p>
        </w:tc>
      </w:tr>
      <w:tr w:rsidR="00AF5A7D" w14:paraId="04BB9F07" w14:textId="77777777" w:rsidTr="00AF5A7D">
        <w:trPr>
          <w:trHeight w:val="900"/>
          <w:jc w:val="center"/>
          <w:trPrChange w:id="39" w:author="Chris Friedline" w:date="2015-06-24T13:45:00Z">
            <w:trPr>
              <w:trHeight w:val="900"/>
              <w:jc w:val="center"/>
            </w:trPr>
          </w:trPrChange>
        </w:trPr>
        <w:tc>
          <w:tcPr>
            <w:tcW w:w="1016" w:type="dxa"/>
            <w:shd w:val="clear" w:color="auto" w:fill="auto"/>
            <w:noWrap/>
            <w:tcMar>
              <w:top w:w="15" w:type="dxa"/>
              <w:left w:w="15" w:type="dxa"/>
              <w:bottom w:w="0" w:type="dxa"/>
              <w:right w:w="15" w:type="dxa"/>
            </w:tcMar>
            <w:vAlign w:val="center"/>
            <w:hideMark/>
            <w:tcPrChange w:id="40" w:author="Chris Friedline" w:date="2015-06-24T13:45:00Z">
              <w:tcPr>
                <w:tcW w:w="1016" w:type="dxa"/>
                <w:shd w:val="clear" w:color="auto" w:fill="auto"/>
                <w:noWrap/>
                <w:tcMar>
                  <w:top w:w="15" w:type="dxa"/>
                  <w:left w:w="15" w:type="dxa"/>
                  <w:bottom w:w="0" w:type="dxa"/>
                  <w:right w:w="15" w:type="dxa"/>
                </w:tcMar>
                <w:vAlign w:val="center"/>
                <w:hideMark/>
              </w:tcPr>
            </w:tcPrChange>
          </w:tcPr>
          <w:p w14:paraId="193E55D4" w14:textId="77777777" w:rsidR="00AF5A7D" w:rsidRDefault="00AF5A7D">
            <w:pPr>
              <w:rPr>
                <w:rFonts w:eastAsia="Times New Roman" w:cs="Times New Roman"/>
                <w:color w:val="000000"/>
              </w:rPr>
            </w:pPr>
            <w:r>
              <w:rPr>
                <w:rFonts w:eastAsia="Times New Roman" w:cs="Times New Roman"/>
                <w:color w:val="000000"/>
              </w:rPr>
              <w:t>UN0214</w:t>
            </w:r>
          </w:p>
        </w:tc>
        <w:tc>
          <w:tcPr>
            <w:tcW w:w="3049" w:type="dxa"/>
            <w:shd w:val="clear" w:color="auto" w:fill="auto"/>
            <w:noWrap/>
            <w:tcMar>
              <w:top w:w="15" w:type="dxa"/>
              <w:left w:w="15" w:type="dxa"/>
              <w:bottom w:w="0" w:type="dxa"/>
              <w:right w:w="15" w:type="dxa"/>
            </w:tcMar>
            <w:vAlign w:val="center"/>
            <w:hideMark/>
            <w:tcPrChange w:id="41" w:author="Chris Friedline" w:date="2015-06-24T13:45:00Z">
              <w:tcPr>
                <w:tcW w:w="3049" w:type="dxa"/>
                <w:shd w:val="clear" w:color="auto" w:fill="auto"/>
                <w:noWrap/>
                <w:tcMar>
                  <w:top w:w="15" w:type="dxa"/>
                  <w:left w:w="15" w:type="dxa"/>
                  <w:bottom w:w="0" w:type="dxa"/>
                  <w:right w:w="15" w:type="dxa"/>
                </w:tcMar>
                <w:vAlign w:val="center"/>
                <w:hideMark/>
              </w:tcPr>
            </w:tcPrChange>
          </w:tcPr>
          <w:p w14:paraId="076F639C" w14:textId="77777777" w:rsidR="00AF5A7D" w:rsidRDefault="00AF5A7D">
            <w:pPr>
              <w:rPr>
                <w:rFonts w:eastAsia="Times New Roman" w:cs="Times New Roman"/>
                <w:color w:val="000000"/>
              </w:rPr>
            </w:pPr>
            <w:r>
              <w:rPr>
                <w:rFonts w:eastAsia="Times New Roman" w:cs="Times New Roman"/>
                <w:color w:val="000000"/>
              </w:rPr>
              <w:t>phytochrome partial</w:t>
            </w:r>
          </w:p>
        </w:tc>
        <w:tc>
          <w:tcPr>
            <w:tcW w:w="810" w:type="dxa"/>
            <w:shd w:val="clear" w:color="auto" w:fill="auto"/>
            <w:noWrap/>
            <w:tcMar>
              <w:top w:w="15" w:type="dxa"/>
              <w:left w:w="15" w:type="dxa"/>
              <w:bottom w:w="0" w:type="dxa"/>
              <w:right w:w="15" w:type="dxa"/>
            </w:tcMar>
            <w:vAlign w:val="center"/>
            <w:hideMark/>
            <w:tcPrChange w:id="42" w:author="Chris Friedline" w:date="2015-06-24T13:45:00Z">
              <w:tcPr>
                <w:tcW w:w="810" w:type="dxa"/>
                <w:shd w:val="clear" w:color="auto" w:fill="auto"/>
                <w:noWrap/>
                <w:tcMar>
                  <w:top w:w="15" w:type="dxa"/>
                  <w:left w:w="15" w:type="dxa"/>
                  <w:bottom w:w="0" w:type="dxa"/>
                  <w:right w:w="15" w:type="dxa"/>
                </w:tcMar>
                <w:vAlign w:val="center"/>
                <w:hideMark/>
              </w:tcPr>
            </w:tcPrChange>
          </w:tcPr>
          <w:p w14:paraId="574D16FC" w14:textId="77777777" w:rsidR="00AF5A7D" w:rsidRDefault="00AF5A7D">
            <w:pPr>
              <w:jc w:val="right"/>
              <w:rPr>
                <w:rFonts w:eastAsia="Times New Roman" w:cs="Times New Roman"/>
                <w:color w:val="000000"/>
              </w:rPr>
            </w:pPr>
            <w:r>
              <w:rPr>
                <w:rFonts w:eastAsia="Times New Roman" w:cs="Times New Roman"/>
                <w:color w:val="000000"/>
              </w:rPr>
              <w:t>549</w:t>
            </w:r>
          </w:p>
        </w:tc>
        <w:tc>
          <w:tcPr>
            <w:tcW w:w="1170" w:type="dxa"/>
            <w:shd w:val="clear" w:color="auto" w:fill="auto"/>
            <w:noWrap/>
            <w:tcMar>
              <w:top w:w="15" w:type="dxa"/>
              <w:left w:w="15" w:type="dxa"/>
              <w:bottom w:w="0" w:type="dxa"/>
              <w:right w:w="15" w:type="dxa"/>
            </w:tcMar>
            <w:vAlign w:val="center"/>
            <w:hideMark/>
            <w:tcPrChange w:id="43" w:author="Chris Friedline" w:date="2015-06-24T13:45:00Z">
              <w:tcPr>
                <w:tcW w:w="1170" w:type="dxa"/>
                <w:shd w:val="clear" w:color="auto" w:fill="auto"/>
                <w:noWrap/>
                <w:tcMar>
                  <w:top w:w="15" w:type="dxa"/>
                  <w:left w:w="15" w:type="dxa"/>
                  <w:bottom w:w="0" w:type="dxa"/>
                  <w:right w:w="15" w:type="dxa"/>
                </w:tcMar>
                <w:vAlign w:val="center"/>
                <w:hideMark/>
              </w:tcPr>
            </w:tcPrChange>
          </w:tcPr>
          <w:p w14:paraId="4377AE0B" w14:textId="77777777" w:rsidR="00AF5A7D" w:rsidRDefault="00AF5A7D">
            <w:pPr>
              <w:jc w:val="right"/>
              <w:rPr>
                <w:rFonts w:eastAsia="Times New Roman" w:cs="Times New Roman"/>
                <w:color w:val="000000"/>
              </w:rPr>
            </w:pPr>
            <w:r>
              <w:rPr>
                <w:rFonts w:eastAsia="Times New Roman" w:cs="Times New Roman"/>
                <w:color w:val="000000"/>
              </w:rPr>
              <w:t>5.90E-20</w:t>
            </w:r>
          </w:p>
        </w:tc>
        <w:tc>
          <w:tcPr>
            <w:tcW w:w="938" w:type="dxa"/>
            <w:shd w:val="clear" w:color="auto" w:fill="auto"/>
            <w:noWrap/>
            <w:tcMar>
              <w:top w:w="15" w:type="dxa"/>
              <w:left w:w="15" w:type="dxa"/>
              <w:bottom w:w="0" w:type="dxa"/>
              <w:right w:w="15" w:type="dxa"/>
            </w:tcMar>
            <w:vAlign w:val="center"/>
            <w:hideMark/>
            <w:tcPrChange w:id="44" w:author="Chris Friedline" w:date="2015-06-24T13:45:00Z">
              <w:tcPr>
                <w:tcW w:w="938" w:type="dxa"/>
                <w:shd w:val="clear" w:color="auto" w:fill="auto"/>
                <w:noWrap/>
                <w:tcMar>
                  <w:top w:w="15" w:type="dxa"/>
                  <w:left w:w="15" w:type="dxa"/>
                  <w:bottom w:w="0" w:type="dxa"/>
                  <w:right w:w="15" w:type="dxa"/>
                </w:tcMar>
                <w:vAlign w:val="center"/>
                <w:hideMark/>
              </w:tcPr>
            </w:tcPrChange>
          </w:tcPr>
          <w:p w14:paraId="615CB66F" w14:textId="77777777" w:rsidR="00AF5A7D" w:rsidRDefault="00AF5A7D">
            <w:pPr>
              <w:jc w:val="right"/>
              <w:rPr>
                <w:rFonts w:eastAsia="Times New Roman" w:cs="Times New Roman"/>
                <w:color w:val="000000"/>
              </w:rPr>
            </w:pPr>
            <w:r>
              <w:rPr>
                <w:rFonts w:eastAsia="Times New Roman" w:cs="Times New Roman"/>
                <w:color w:val="000000"/>
              </w:rPr>
              <w:t>81.8</w:t>
            </w:r>
          </w:p>
        </w:tc>
        <w:tc>
          <w:tcPr>
            <w:tcW w:w="431" w:type="dxa"/>
            <w:tcPrChange w:id="45" w:author="Chris Friedline" w:date="2015-06-24T13:45:00Z">
              <w:tcPr>
                <w:tcW w:w="431" w:type="dxa"/>
              </w:tcPr>
            </w:tcPrChange>
          </w:tcPr>
          <w:p w14:paraId="3E674B6C" w14:textId="77777777" w:rsidR="00AF5A7D" w:rsidRPr="00CE299A" w:rsidRDefault="00AF5A7D">
            <w:pPr>
              <w:rPr>
                <w:ins w:id="46" w:author="Chris Friedline" w:date="2015-06-24T13:45:00Z"/>
                <w:rFonts w:eastAsia="Times New Roman" w:cs="Times New Roman"/>
                <w:color w:val="000000"/>
              </w:rPr>
            </w:pPr>
          </w:p>
        </w:tc>
        <w:tc>
          <w:tcPr>
            <w:tcW w:w="1530" w:type="dxa"/>
            <w:shd w:val="clear" w:color="auto" w:fill="auto"/>
            <w:tcMar>
              <w:top w:w="15" w:type="dxa"/>
              <w:left w:w="15" w:type="dxa"/>
              <w:bottom w:w="0" w:type="dxa"/>
              <w:right w:w="15" w:type="dxa"/>
            </w:tcMar>
            <w:vAlign w:val="center"/>
            <w:hideMark/>
            <w:tcPrChange w:id="47" w:author="Chris Friedline" w:date="2015-06-24T13:45:00Z">
              <w:tcPr>
                <w:tcW w:w="3093" w:type="dxa"/>
                <w:shd w:val="clear" w:color="auto" w:fill="auto"/>
                <w:tcMar>
                  <w:top w:w="15" w:type="dxa"/>
                  <w:left w:w="15" w:type="dxa"/>
                  <w:bottom w:w="0" w:type="dxa"/>
                  <w:right w:w="15" w:type="dxa"/>
                </w:tcMar>
                <w:vAlign w:val="center"/>
                <w:hideMark/>
              </w:tcPr>
            </w:tcPrChange>
          </w:tcPr>
          <w:p w14:paraId="3CCFA361" w14:textId="705D17CF" w:rsidR="00AF5A7D" w:rsidRPr="00CE299A" w:rsidRDefault="00AF5A7D">
            <w:pPr>
              <w:rPr>
                <w:rFonts w:eastAsia="Times New Roman" w:cs="Times New Roman"/>
                <w:color w:val="000000"/>
              </w:rPr>
            </w:pPr>
            <w:r w:rsidRPr="00CE299A">
              <w:rPr>
                <w:rFonts w:eastAsia="Times New Roman" w:cs="Times New Roman"/>
                <w:color w:val="000000"/>
              </w:rPr>
              <w:t>MA_120345 [3403, 3878]</w:t>
            </w:r>
          </w:p>
        </w:tc>
      </w:tr>
      <w:tr w:rsidR="00AF5A7D" w14:paraId="39EA920C" w14:textId="77777777" w:rsidTr="00AF5A7D">
        <w:trPr>
          <w:trHeight w:val="900"/>
          <w:jc w:val="center"/>
          <w:trPrChange w:id="48" w:author="Chris Friedline" w:date="2015-06-24T13:45:00Z">
            <w:trPr>
              <w:trHeight w:val="900"/>
              <w:jc w:val="center"/>
            </w:trPr>
          </w:trPrChange>
        </w:trPr>
        <w:tc>
          <w:tcPr>
            <w:tcW w:w="1016" w:type="dxa"/>
            <w:shd w:val="clear" w:color="auto" w:fill="auto"/>
            <w:noWrap/>
            <w:tcMar>
              <w:top w:w="15" w:type="dxa"/>
              <w:left w:w="15" w:type="dxa"/>
              <w:bottom w:w="0" w:type="dxa"/>
              <w:right w:w="15" w:type="dxa"/>
            </w:tcMar>
            <w:vAlign w:val="center"/>
            <w:hideMark/>
            <w:tcPrChange w:id="49" w:author="Chris Friedline" w:date="2015-06-24T13:45:00Z">
              <w:tcPr>
                <w:tcW w:w="1016" w:type="dxa"/>
                <w:shd w:val="clear" w:color="auto" w:fill="auto"/>
                <w:noWrap/>
                <w:tcMar>
                  <w:top w:w="15" w:type="dxa"/>
                  <w:left w:w="15" w:type="dxa"/>
                  <w:bottom w:w="0" w:type="dxa"/>
                  <w:right w:w="15" w:type="dxa"/>
                </w:tcMar>
                <w:vAlign w:val="center"/>
                <w:hideMark/>
              </w:tcPr>
            </w:tcPrChange>
          </w:tcPr>
          <w:p w14:paraId="2CD07A67" w14:textId="77777777" w:rsidR="00AF5A7D" w:rsidRDefault="00AF5A7D">
            <w:pPr>
              <w:rPr>
                <w:rFonts w:eastAsia="Times New Roman" w:cs="Times New Roman"/>
                <w:color w:val="000000"/>
              </w:rPr>
            </w:pPr>
            <w:r>
              <w:rPr>
                <w:rFonts w:eastAsia="Times New Roman" w:cs="Times New Roman"/>
                <w:color w:val="000000"/>
              </w:rPr>
              <w:t>UN0215</w:t>
            </w:r>
          </w:p>
        </w:tc>
        <w:tc>
          <w:tcPr>
            <w:tcW w:w="3049" w:type="dxa"/>
            <w:shd w:val="clear" w:color="auto" w:fill="auto"/>
            <w:noWrap/>
            <w:tcMar>
              <w:top w:w="15" w:type="dxa"/>
              <w:left w:w="15" w:type="dxa"/>
              <w:bottom w:w="0" w:type="dxa"/>
              <w:right w:w="15" w:type="dxa"/>
            </w:tcMar>
            <w:vAlign w:val="center"/>
            <w:hideMark/>
            <w:tcPrChange w:id="50" w:author="Chris Friedline" w:date="2015-06-24T13:45:00Z">
              <w:tcPr>
                <w:tcW w:w="3049" w:type="dxa"/>
                <w:shd w:val="clear" w:color="auto" w:fill="auto"/>
                <w:noWrap/>
                <w:tcMar>
                  <w:top w:w="15" w:type="dxa"/>
                  <w:left w:w="15" w:type="dxa"/>
                  <w:bottom w:w="0" w:type="dxa"/>
                  <w:right w:w="15" w:type="dxa"/>
                </w:tcMar>
                <w:vAlign w:val="center"/>
                <w:hideMark/>
              </w:tcPr>
            </w:tcPrChange>
          </w:tcPr>
          <w:p w14:paraId="54F4975C" w14:textId="77777777" w:rsidR="00AF5A7D" w:rsidRDefault="00AF5A7D">
            <w:pPr>
              <w:rPr>
                <w:rFonts w:eastAsia="Times New Roman" w:cs="Times New Roman"/>
                <w:color w:val="000000"/>
              </w:rPr>
            </w:pPr>
            <w:r>
              <w:rPr>
                <w:rFonts w:eastAsia="Times New Roman" w:cs="Times New Roman"/>
                <w:color w:val="000000"/>
              </w:rPr>
              <w:t>trxh_picmathioredoxin h-</w:t>
            </w:r>
          </w:p>
        </w:tc>
        <w:tc>
          <w:tcPr>
            <w:tcW w:w="810" w:type="dxa"/>
            <w:shd w:val="clear" w:color="auto" w:fill="auto"/>
            <w:noWrap/>
            <w:tcMar>
              <w:top w:w="15" w:type="dxa"/>
              <w:left w:w="15" w:type="dxa"/>
              <w:bottom w:w="0" w:type="dxa"/>
              <w:right w:w="15" w:type="dxa"/>
            </w:tcMar>
            <w:vAlign w:val="center"/>
            <w:hideMark/>
            <w:tcPrChange w:id="51" w:author="Chris Friedline" w:date="2015-06-24T13:45:00Z">
              <w:tcPr>
                <w:tcW w:w="810" w:type="dxa"/>
                <w:shd w:val="clear" w:color="auto" w:fill="auto"/>
                <w:noWrap/>
                <w:tcMar>
                  <w:top w:w="15" w:type="dxa"/>
                  <w:left w:w="15" w:type="dxa"/>
                  <w:bottom w:w="0" w:type="dxa"/>
                  <w:right w:w="15" w:type="dxa"/>
                </w:tcMar>
                <w:vAlign w:val="center"/>
                <w:hideMark/>
              </w:tcPr>
            </w:tcPrChange>
          </w:tcPr>
          <w:p w14:paraId="465F8B60" w14:textId="77777777" w:rsidR="00AF5A7D" w:rsidRDefault="00AF5A7D">
            <w:pPr>
              <w:jc w:val="right"/>
              <w:rPr>
                <w:rFonts w:eastAsia="Times New Roman" w:cs="Times New Roman"/>
                <w:color w:val="000000"/>
              </w:rPr>
            </w:pPr>
            <w:r>
              <w:rPr>
                <w:rFonts w:eastAsia="Times New Roman" w:cs="Times New Roman"/>
                <w:color w:val="000000"/>
              </w:rPr>
              <w:t>716</w:t>
            </w:r>
          </w:p>
        </w:tc>
        <w:tc>
          <w:tcPr>
            <w:tcW w:w="1170" w:type="dxa"/>
            <w:shd w:val="clear" w:color="auto" w:fill="auto"/>
            <w:noWrap/>
            <w:tcMar>
              <w:top w:w="15" w:type="dxa"/>
              <w:left w:w="15" w:type="dxa"/>
              <w:bottom w:w="0" w:type="dxa"/>
              <w:right w:w="15" w:type="dxa"/>
            </w:tcMar>
            <w:vAlign w:val="center"/>
            <w:hideMark/>
            <w:tcPrChange w:id="52" w:author="Chris Friedline" w:date="2015-06-24T13:45:00Z">
              <w:tcPr>
                <w:tcW w:w="1170" w:type="dxa"/>
                <w:shd w:val="clear" w:color="auto" w:fill="auto"/>
                <w:noWrap/>
                <w:tcMar>
                  <w:top w:w="15" w:type="dxa"/>
                  <w:left w:w="15" w:type="dxa"/>
                  <w:bottom w:w="0" w:type="dxa"/>
                  <w:right w:w="15" w:type="dxa"/>
                </w:tcMar>
                <w:vAlign w:val="center"/>
                <w:hideMark/>
              </w:tcPr>
            </w:tcPrChange>
          </w:tcPr>
          <w:p w14:paraId="5A72AB61" w14:textId="77777777" w:rsidR="00AF5A7D" w:rsidRDefault="00AF5A7D">
            <w:pPr>
              <w:jc w:val="right"/>
              <w:rPr>
                <w:rFonts w:eastAsia="Times New Roman" w:cs="Times New Roman"/>
                <w:color w:val="000000"/>
              </w:rPr>
            </w:pPr>
            <w:r>
              <w:rPr>
                <w:rFonts w:eastAsia="Times New Roman" w:cs="Times New Roman"/>
                <w:color w:val="000000"/>
              </w:rPr>
              <w:t>5.40E-63</w:t>
            </w:r>
          </w:p>
        </w:tc>
        <w:tc>
          <w:tcPr>
            <w:tcW w:w="938" w:type="dxa"/>
            <w:shd w:val="clear" w:color="auto" w:fill="auto"/>
            <w:noWrap/>
            <w:tcMar>
              <w:top w:w="15" w:type="dxa"/>
              <w:left w:w="15" w:type="dxa"/>
              <w:bottom w:w="0" w:type="dxa"/>
              <w:right w:w="15" w:type="dxa"/>
            </w:tcMar>
            <w:vAlign w:val="center"/>
            <w:hideMark/>
            <w:tcPrChange w:id="53" w:author="Chris Friedline" w:date="2015-06-24T13:45:00Z">
              <w:tcPr>
                <w:tcW w:w="938" w:type="dxa"/>
                <w:shd w:val="clear" w:color="auto" w:fill="auto"/>
                <w:noWrap/>
                <w:tcMar>
                  <w:top w:w="15" w:type="dxa"/>
                  <w:left w:w="15" w:type="dxa"/>
                  <w:bottom w:w="0" w:type="dxa"/>
                  <w:right w:w="15" w:type="dxa"/>
                </w:tcMar>
                <w:vAlign w:val="center"/>
                <w:hideMark/>
              </w:tcPr>
            </w:tcPrChange>
          </w:tcPr>
          <w:p w14:paraId="7C258958" w14:textId="77777777" w:rsidR="00AF5A7D" w:rsidRDefault="00AF5A7D">
            <w:pPr>
              <w:jc w:val="right"/>
              <w:rPr>
                <w:rFonts w:eastAsia="Times New Roman" w:cs="Times New Roman"/>
                <w:color w:val="000000"/>
              </w:rPr>
            </w:pPr>
            <w:r>
              <w:rPr>
                <w:rFonts w:eastAsia="Times New Roman" w:cs="Times New Roman"/>
                <w:color w:val="000000"/>
              </w:rPr>
              <w:t>78.5</w:t>
            </w:r>
          </w:p>
        </w:tc>
        <w:tc>
          <w:tcPr>
            <w:tcW w:w="431" w:type="dxa"/>
            <w:tcPrChange w:id="54" w:author="Chris Friedline" w:date="2015-06-24T13:45:00Z">
              <w:tcPr>
                <w:tcW w:w="431" w:type="dxa"/>
              </w:tcPr>
            </w:tcPrChange>
          </w:tcPr>
          <w:p w14:paraId="7A03573A" w14:textId="77777777" w:rsidR="00AF5A7D" w:rsidRPr="00CE299A" w:rsidRDefault="00AF5A7D">
            <w:pPr>
              <w:rPr>
                <w:ins w:id="55" w:author="Chris Friedline" w:date="2015-06-24T13:45:00Z"/>
                <w:rFonts w:eastAsia="Times New Roman" w:cs="Times New Roman"/>
                <w:color w:val="000000"/>
              </w:rPr>
            </w:pPr>
          </w:p>
        </w:tc>
        <w:tc>
          <w:tcPr>
            <w:tcW w:w="1530" w:type="dxa"/>
            <w:shd w:val="clear" w:color="auto" w:fill="auto"/>
            <w:tcMar>
              <w:top w:w="15" w:type="dxa"/>
              <w:left w:w="15" w:type="dxa"/>
              <w:bottom w:w="0" w:type="dxa"/>
              <w:right w:w="15" w:type="dxa"/>
            </w:tcMar>
            <w:vAlign w:val="center"/>
            <w:hideMark/>
            <w:tcPrChange w:id="56" w:author="Chris Friedline" w:date="2015-06-24T13:45:00Z">
              <w:tcPr>
                <w:tcW w:w="3093" w:type="dxa"/>
                <w:shd w:val="clear" w:color="auto" w:fill="auto"/>
                <w:tcMar>
                  <w:top w:w="15" w:type="dxa"/>
                  <w:left w:w="15" w:type="dxa"/>
                  <w:bottom w:w="0" w:type="dxa"/>
                  <w:right w:w="15" w:type="dxa"/>
                </w:tcMar>
                <w:vAlign w:val="center"/>
                <w:hideMark/>
              </w:tcPr>
            </w:tcPrChange>
          </w:tcPr>
          <w:p w14:paraId="4712DE65" w14:textId="1BC54561" w:rsidR="00AF5A7D" w:rsidRPr="00CE299A" w:rsidRDefault="00AF5A7D">
            <w:pPr>
              <w:rPr>
                <w:rFonts w:eastAsia="Times New Roman" w:cs="Times New Roman"/>
                <w:color w:val="000000"/>
              </w:rPr>
            </w:pPr>
            <w:r w:rsidRPr="00CE299A">
              <w:rPr>
                <w:rFonts w:eastAsia="Times New Roman" w:cs="Times New Roman"/>
                <w:color w:val="000000"/>
              </w:rPr>
              <w:t>MA_836269 [1488, 1827]</w:t>
            </w:r>
          </w:p>
        </w:tc>
      </w:tr>
      <w:tr w:rsidR="00AF5A7D" w14:paraId="138296B9" w14:textId="77777777" w:rsidTr="00AF5A7D">
        <w:trPr>
          <w:trHeight w:val="900"/>
          <w:jc w:val="center"/>
          <w:trPrChange w:id="57" w:author="Chris Friedline" w:date="2015-06-24T13:45:00Z">
            <w:trPr>
              <w:trHeight w:val="900"/>
              <w:jc w:val="center"/>
            </w:trPr>
          </w:trPrChange>
        </w:trPr>
        <w:tc>
          <w:tcPr>
            <w:tcW w:w="1016" w:type="dxa"/>
            <w:shd w:val="clear" w:color="auto" w:fill="auto"/>
            <w:noWrap/>
            <w:tcMar>
              <w:top w:w="15" w:type="dxa"/>
              <w:left w:w="15" w:type="dxa"/>
              <w:bottom w:w="0" w:type="dxa"/>
              <w:right w:w="15" w:type="dxa"/>
            </w:tcMar>
            <w:vAlign w:val="center"/>
            <w:hideMark/>
            <w:tcPrChange w:id="58" w:author="Chris Friedline" w:date="2015-06-24T13:45:00Z">
              <w:tcPr>
                <w:tcW w:w="1016" w:type="dxa"/>
                <w:shd w:val="clear" w:color="auto" w:fill="auto"/>
                <w:noWrap/>
                <w:tcMar>
                  <w:top w:w="15" w:type="dxa"/>
                  <w:left w:w="15" w:type="dxa"/>
                  <w:bottom w:w="0" w:type="dxa"/>
                  <w:right w:w="15" w:type="dxa"/>
                </w:tcMar>
                <w:vAlign w:val="center"/>
                <w:hideMark/>
              </w:tcPr>
            </w:tcPrChange>
          </w:tcPr>
          <w:p w14:paraId="76F1A987" w14:textId="77777777" w:rsidR="00AF5A7D" w:rsidRDefault="00AF5A7D">
            <w:pPr>
              <w:rPr>
                <w:rFonts w:eastAsia="Times New Roman" w:cs="Times New Roman"/>
                <w:color w:val="000000"/>
              </w:rPr>
            </w:pPr>
            <w:r>
              <w:rPr>
                <w:rFonts w:eastAsia="Times New Roman" w:cs="Times New Roman"/>
                <w:color w:val="000000"/>
              </w:rPr>
              <w:t>UN0228</w:t>
            </w:r>
          </w:p>
        </w:tc>
        <w:tc>
          <w:tcPr>
            <w:tcW w:w="3049" w:type="dxa"/>
            <w:shd w:val="clear" w:color="auto" w:fill="auto"/>
            <w:noWrap/>
            <w:tcMar>
              <w:top w:w="15" w:type="dxa"/>
              <w:left w:w="15" w:type="dxa"/>
              <w:bottom w:w="0" w:type="dxa"/>
              <w:right w:w="15" w:type="dxa"/>
            </w:tcMar>
            <w:vAlign w:val="center"/>
            <w:hideMark/>
            <w:tcPrChange w:id="59" w:author="Chris Friedline" w:date="2015-06-24T13:45:00Z">
              <w:tcPr>
                <w:tcW w:w="3049" w:type="dxa"/>
                <w:shd w:val="clear" w:color="auto" w:fill="auto"/>
                <w:noWrap/>
                <w:tcMar>
                  <w:top w:w="15" w:type="dxa"/>
                  <w:left w:w="15" w:type="dxa"/>
                  <w:bottom w:w="0" w:type="dxa"/>
                  <w:right w:w="15" w:type="dxa"/>
                </w:tcMar>
                <w:vAlign w:val="center"/>
                <w:hideMark/>
              </w:tcPr>
            </w:tcPrChange>
          </w:tcPr>
          <w:p w14:paraId="300191B6" w14:textId="77777777" w:rsidR="00AF5A7D" w:rsidRDefault="00AF5A7D">
            <w:pPr>
              <w:rPr>
                <w:rFonts w:eastAsia="Times New Roman" w:cs="Times New Roman"/>
                <w:color w:val="000000"/>
              </w:rPr>
            </w:pPr>
            <w:r>
              <w:rPr>
                <w:rFonts w:eastAsia="Times New Roman" w:cs="Times New Roman"/>
                <w:color w:val="000000"/>
              </w:rPr>
              <w:t>nltp3_horvunon-specific lipid-transfer protein 3</w:t>
            </w:r>
          </w:p>
        </w:tc>
        <w:tc>
          <w:tcPr>
            <w:tcW w:w="810" w:type="dxa"/>
            <w:shd w:val="clear" w:color="auto" w:fill="auto"/>
            <w:noWrap/>
            <w:tcMar>
              <w:top w:w="15" w:type="dxa"/>
              <w:left w:w="15" w:type="dxa"/>
              <w:bottom w:w="0" w:type="dxa"/>
              <w:right w:w="15" w:type="dxa"/>
            </w:tcMar>
            <w:vAlign w:val="center"/>
            <w:hideMark/>
            <w:tcPrChange w:id="60" w:author="Chris Friedline" w:date="2015-06-24T13:45:00Z">
              <w:tcPr>
                <w:tcW w:w="810" w:type="dxa"/>
                <w:shd w:val="clear" w:color="auto" w:fill="auto"/>
                <w:noWrap/>
                <w:tcMar>
                  <w:top w:w="15" w:type="dxa"/>
                  <w:left w:w="15" w:type="dxa"/>
                  <w:bottom w:w="0" w:type="dxa"/>
                  <w:right w:w="15" w:type="dxa"/>
                </w:tcMar>
                <w:vAlign w:val="center"/>
                <w:hideMark/>
              </w:tcPr>
            </w:tcPrChange>
          </w:tcPr>
          <w:p w14:paraId="473FBBB9" w14:textId="77777777" w:rsidR="00AF5A7D" w:rsidRDefault="00AF5A7D">
            <w:pPr>
              <w:jc w:val="right"/>
              <w:rPr>
                <w:rFonts w:eastAsia="Times New Roman" w:cs="Times New Roman"/>
                <w:color w:val="000000"/>
              </w:rPr>
            </w:pPr>
            <w:r>
              <w:rPr>
                <w:rFonts w:eastAsia="Times New Roman" w:cs="Times New Roman"/>
                <w:color w:val="000000"/>
              </w:rPr>
              <w:t>757</w:t>
            </w:r>
          </w:p>
        </w:tc>
        <w:tc>
          <w:tcPr>
            <w:tcW w:w="1170" w:type="dxa"/>
            <w:shd w:val="clear" w:color="auto" w:fill="auto"/>
            <w:noWrap/>
            <w:tcMar>
              <w:top w:w="15" w:type="dxa"/>
              <w:left w:w="15" w:type="dxa"/>
              <w:bottom w:w="0" w:type="dxa"/>
              <w:right w:w="15" w:type="dxa"/>
            </w:tcMar>
            <w:vAlign w:val="center"/>
            <w:hideMark/>
            <w:tcPrChange w:id="61" w:author="Chris Friedline" w:date="2015-06-24T13:45:00Z">
              <w:tcPr>
                <w:tcW w:w="1170" w:type="dxa"/>
                <w:shd w:val="clear" w:color="auto" w:fill="auto"/>
                <w:noWrap/>
                <w:tcMar>
                  <w:top w:w="15" w:type="dxa"/>
                  <w:left w:w="15" w:type="dxa"/>
                  <w:bottom w:w="0" w:type="dxa"/>
                  <w:right w:w="15" w:type="dxa"/>
                </w:tcMar>
                <w:vAlign w:val="center"/>
                <w:hideMark/>
              </w:tcPr>
            </w:tcPrChange>
          </w:tcPr>
          <w:p w14:paraId="7311826B" w14:textId="77777777" w:rsidR="00AF5A7D" w:rsidRDefault="00AF5A7D">
            <w:pPr>
              <w:jc w:val="right"/>
              <w:rPr>
                <w:rFonts w:eastAsia="Times New Roman" w:cs="Times New Roman"/>
                <w:color w:val="000000"/>
              </w:rPr>
            </w:pPr>
            <w:r>
              <w:rPr>
                <w:rFonts w:eastAsia="Times New Roman" w:cs="Times New Roman"/>
                <w:color w:val="000000"/>
              </w:rPr>
              <w:t>5.20E-25</w:t>
            </w:r>
          </w:p>
        </w:tc>
        <w:tc>
          <w:tcPr>
            <w:tcW w:w="938" w:type="dxa"/>
            <w:shd w:val="clear" w:color="auto" w:fill="auto"/>
            <w:noWrap/>
            <w:tcMar>
              <w:top w:w="15" w:type="dxa"/>
              <w:left w:w="15" w:type="dxa"/>
              <w:bottom w:w="0" w:type="dxa"/>
              <w:right w:w="15" w:type="dxa"/>
            </w:tcMar>
            <w:vAlign w:val="center"/>
            <w:hideMark/>
            <w:tcPrChange w:id="62" w:author="Chris Friedline" w:date="2015-06-24T13:45:00Z">
              <w:tcPr>
                <w:tcW w:w="938" w:type="dxa"/>
                <w:shd w:val="clear" w:color="auto" w:fill="auto"/>
                <w:noWrap/>
                <w:tcMar>
                  <w:top w:w="15" w:type="dxa"/>
                  <w:left w:w="15" w:type="dxa"/>
                  <w:bottom w:w="0" w:type="dxa"/>
                  <w:right w:w="15" w:type="dxa"/>
                </w:tcMar>
                <w:vAlign w:val="center"/>
                <w:hideMark/>
              </w:tcPr>
            </w:tcPrChange>
          </w:tcPr>
          <w:p w14:paraId="01C53764" w14:textId="77777777" w:rsidR="00AF5A7D" w:rsidRDefault="00AF5A7D">
            <w:pPr>
              <w:jc w:val="right"/>
              <w:rPr>
                <w:rFonts w:eastAsia="Times New Roman" w:cs="Times New Roman"/>
                <w:color w:val="000000"/>
              </w:rPr>
            </w:pPr>
            <w:r>
              <w:rPr>
                <w:rFonts w:eastAsia="Times New Roman" w:cs="Times New Roman"/>
                <w:color w:val="000000"/>
              </w:rPr>
              <w:t>62.6</w:t>
            </w:r>
          </w:p>
        </w:tc>
        <w:tc>
          <w:tcPr>
            <w:tcW w:w="431" w:type="dxa"/>
            <w:tcPrChange w:id="63" w:author="Chris Friedline" w:date="2015-06-24T13:45:00Z">
              <w:tcPr>
                <w:tcW w:w="431" w:type="dxa"/>
              </w:tcPr>
            </w:tcPrChange>
          </w:tcPr>
          <w:p w14:paraId="564434BF" w14:textId="77777777" w:rsidR="00AF5A7D" w:rsidRPr="00CE299A" w:rsidRDefault="00AF5A7D">
            <w:pPr>
              <w:rPr>
                <w:ins w:id="64" w:author="Chris Friedline" w:date="2015-06-24T13:45:00Z"/>
                <w:rFonts w:eastAsia="Times New Roman" w:cs="Times New Roman"/>
                <w:color w:val="000000"/>
              </w:rPr>
            </w:pPr>
          </w:p>
        </w:tc>
        <w:tc>
          <w:tcPr>
            <w:tcW w:w="1530" w:type="dxa"/>
            <w:shd w:val="clear" w:color="auto" w:fill="auto"/>
            <w:tcMar>
              <w:top w:w="15" w:type="dxa"/>
              <w:left w:w="15" w:type="dxa"/>
              <w:bottom w:w="0" w:type="dxa"/>
              <w:right w:w="15" w:type="dxa"/>
            </w:tcMar>
            <w:vAlign w:val="center"/>
            <w:hideMark/>
            <w:tcPrChange w:id="65" w:author="Chris Friedline" w:date="2015-06-24T13:45:00Z">
              <w:tcPr>
                <w:tcW w:w="3093" w:type="dxa"/>
                <w:shd w:val="clear" w:color="auto" w:fill="auto"/>
                <w:tcMar>
                  <w:top w:w="15" w:type="dxa"/>
                  <w:left w:w="15" w:type="dxa"/>
                  <w:bottom w:w="0" w:type="dxa"/>
                  <w:right w:w="15" w:type="dxa"/>
                </w:tcMar>
                <w:vAlign w:val="center"/>
                <w:hideMark/>
              </w:tcPr>
            </w:tcPrChange>
          </w:tcPr>
          <w:p w14:paraId="05EA95D4" w14:textId="6D3646BA" w:rsidR="00AF5A7D" w:rsidRPr="00CE299A" w:rsidRDefault="00AF5A7D">
            <w:pPr>
              <w:rPr>
                <w:rFonts w:eastAsia="Times New Roman" w:cs="Times New Roman"/>
                <w:color w:val="000000"/>
              </w:rPr>
            </w:pPr>
            <w:r w:rsidRPr="00CE299A">
              <w:rPr>
                <w:rFonts w:eastAsia="Times New Roman" w:cs="Times New Roman"/>
                <w:color w:val="000000"/>
              </w:rPr>
              <w:t>MA_107601 [7381, 7788]</w:t>
            </w:r>
          </w:p>
        </w:tc>
      </w:tr>
      <w:tr w:rsidR="00AF5A7D" w14:paraId="112A1368" w14:textId="77777777" w:rsidTr="00AF5A7D">
        <w:trPr>
          <w:trHeight w:val="900"/>
          <w:jc w:val="center"/>
          <w:trPrChange w:id="66" w:author="Chris Friedline" w:date="2015-06-24T13:45:00Z">
            <w:trPr>
              <w:trHeight w:val="900"/>
              <w:jc w:val="center"/>
            </w:trPr>
          </w:trPrChange>
        </w:trPr>
        <w:tc>
          <w:tcPr>
            <w:tcW w:w="1016" w:type="dxa"/>
            <w:shd w:val="clear" w:color="auto" w:fill="auto"/>
            <w:noWrap/>
            <w:tcMar>
              <w:top w:w="15" w:type="dxa"/>
              <w:left w:w="15" w:type="dxa"/>
              <w:bottom w:w="0" w:type="dxa"/>
              <w:right w:w="15" w:type="dxa"/>
            </w:tcMar>
            <w:vAlign w:val="center"/>
            <w:hideMark/>
            <w:tcPrChange w:id="67" w:author="Chris Friedline" w:date="2015-06-24T13:45:00Z">
              <w:tcPr>
                <w:tcW w:w="1016" w:type="dxa"/>
                <w:shd w:val="clear" w:color="auto" w:fill="auto"/>
                <w:noWrap/>
                <w:tcMar>
                  <w:top w:w="15" w:type="dxa"/>
                  <w:left w:w="15" w:type="dxa"/>
                  <w:bottom w:w="0" w:type="dxa"/>
                  <w:right w:w="15" w:type="dxa"/>
                </w:tcMar>
                <w:vAlign w:val="center"/>
                <w:hideMark/>
              </w:tcPr>
            </w:tcPrChange>
          </w:tcPr>
          <w:p w14:paraId="13DD043A" w14:textId="77777777" w:rsidR="00AF5A7D" w:rsidRDefault="00AF5A7D">
            <w:pPr>
              <w:rPr>
                <w:rFonts w:eastAsia="Times New Roman" w:cs="Times New Roman"/>
                <w:color w:val="000000"/>
              </w:rPr>
            </w:pPr>
            <w:r>
              <w:rPr>
                <w:rFonts w:eastAsia="Times New Roman" w:cs="Times New Roman"/>
                <w:color w:val="000000"/>
              </w:rPr>
              <w:t>UN0283</w:t>
            </w:r>
          </w:p>
        </w:tc>
        <w:tc>
          <w:tcPr>
            <w:tcW w:w="3049" w:type="dxa"/>
            <w:shd w:val="clear" w:color="auto" w:fill="auto"/>
            <w:noWrap/>
            <w:tcMar>
              <w:top w:w="15" w:type="dxa"/>
              <w:left w:w="15" w:type="dxa"/>
              <w:bottom w:w="0" w:type="dxa"/>
              <w:right w:w="15" w:type="dxa"/>
            </w:tcMar>
            <w:vAlign w:val="center"/>
            <w:hideMark/>
            <w:tcPrChange w:id="68" w:author="Chris Friedline" w:date="2015-06-24T13:45:00Z">
              <w:tcPr>
                <w:tcW w:w="3049" w:type="dxa"/>
                <w:shd w:val="clear" w:color="auto" w:fill="auto"/>
                <w:noWrap/>
                <w:tcMar>
                  <w:top w:w="15" w:type="dxa"/>
                  <w:left w:w="15" w:type="dxa"/>
                  <w:bottom w:w="0" w:type="dxa"/>
                  <w:right w:w="15" w:type="dxa"/>
                </w:tcMar>
                <w:vAlign w:val="center"/>
                <w:hideMark/>
              </w:tcPr>
            </w:tcPrChange>
          </w:tcPr>
          <w:p w14:paraId="20F7E52C" w14:textId="77777777" w:rsidR="00AF5A7D" w:rsidRDefault="00AF5A7D">
            <w:pPr>
              <w:rPr>
                <w:rFonts w:eastAsia="Times New Roman" w:cs="Times New Roman"/>
                <w:color w:val="000000"/>
              </w:rPr>
            </w:pPr>
            <w:r>
              <w:rPr>
                <w:rFonts w:eastAsia="Times New Roman" w:cs="Times New Roman"/>
                <w:color w:val="000000"/>
              </w:rPr>
              <w:t>phytochrome partial</w:t>
            </w:r>
          </w:p>
        </w:tc>
        <w:tc>
          <w:tcPr>
            <w:tcW w:w="810" w:type="dxa"/>
            <w:shd w:val="clear" w:color="auto" w:fill="auto"/>
            <w:noWrap/>
            <w:tcMar>
              <w:top w:w="15" w:type="dxa"/>
              <w:left w:w="15" w:type="dxa"/>
              <w:bottom w:w="0" w:type="dxa"/>
              <w:right w:w="15" w:type="dxa"/>
            </w:tcMar>
            <w:vAlign w:val="center"/>
            <w:hideMark/>
            <w:tcPrChange w:id="69" w:author="Chris Friedline" w:date="2015-06-24T13:45:00Z">
              <w:tcPr>
                <w:tcW w:w="810" w:type="dxa"/>
                <w:shd w:val="clear" w:color="auto" w:fill="auto"/>
                <w:noWrap/>
                <w:tcMar>
                  <w:top w:w="15" w:type="dxa"/>
                  <w:left w:w="15" w:type="dxa"/>
                  <w:bottom w:w="0" w:type="dxa"/>
                  <w:right w:w="15" w:type="dxa"/>
                </w:tcMar>
                <w:vAlign w:val="center"/>
                <w:hideMark/>
              </w:tcPr>
            </w:tcPrChange>
          </w:tcPr>
          <w:p w14:paraId="611F9EBD" w14:textId="77777777" w:rsidR="00AF5A7D" w:rsidRDefault="00AF5A7D">
            <w:pPr>
              <w:jc w:val="right"/>
              <w:rPr>
                <w:rFonts w:eastAsia="Times New Roman" w:cs="Times New Roman"/>
                <w:color w:val="000000"/>
              </w:rPr>
            </w:pPr>
            <w:r>
              <w:rPr>
                <w:rFonts w:eastAsia="Times New Roman" w:cs="Times New Roman"/>
                <w:color w:val="000000"/>
              </w:rPr>
              <w:t>610</w:t>
            </w:r>
          </w:p>
        </w:tc>
        <w:tc>
          <w:tcPr>
            <w:tcW w:w="1170" w:type="dxa"/>
            <w:shd w:val="clear" w:color="auto" w:fill="auto"/>
            <w:noWrap/>
            <w:tcMar>
              <w:top w:w="15" w:type="dxa"/>
              <w:left w:w="15" w:type="dxa"/>
              <w:bottom w:w="0" w:type="dxa"/>
              <w:right w:w="15" w:type="dxa"/>
            </w:tcMar>
            <w:vAlign w:val="center"/>
            <w:hideMark/>
            <w:tcPrChange w:id="70" w:author="Chris Friedline" w:date="2015-06-24T13:45:00Z">
              <w:tcPr>
                <w:tcW w:w="1170" w:type="dxa"/>
                <w:shd w:val="clear" w:color="auto" w:fill="auto"/>
                <w:noWrap/>
                <w:tcMar>
                  <w:top w:w="15" w:type="dxa"/>
                  <w:left w:w="15" w:type="dxa"/>
                  <w:bottom w:w="0" w:type="dxa"/>
                  <w:right w:w="15" w:type="dxa"/>
                </w:tcMar>
                <w:vAlign w:val="center"/>
                <w:hideMark/>
              </w:tcPr>
            </w:tcPrChange>
          </w:tcPr>
          <w:p w14:paraId="1519A160" w14:textId="77777777" w:rsidR="00AF5A7D" w:rsidRDefault="00AF5A7D">
            <w:pPr>
              <w:jc w:val="right"/>
              <w:rPr>
                <w:rFonts w:eastAsia="Times New Roman" w:cs="Times New Roman"/>
                <w:color w:val="000000"/>
              </w:rPr>
            </w:pPr>
            <w:r>
              <w:rPr>
                <w:rFonts w:eastAsia="Times New Roman" w:cs="Times New Roman"/>
                <w:color w:val="000000"/>
              </w:rPr>
              <w:t>3.00E+00</w:t>
            </w:r>
          </w:p>
        </w:tc>
        <w:tc>
          <w:tcPr>
            <w:tcW w:w="938" w:type="dxa"/>
            <w:shd w:val="clear" w:color="auto" w:fill="auto"/>
            <w:noWrap/>
            <w:tcMar>
              <w:top w:w="15" w:type="dxa"/>
              <w:left w:w="15" w:type="dxa"/>
              <w:bottom w:w="0" w:type="dxa"/>
              <w:right w:w="15" w:type="dxa"/>
            </w:tcMar>
            <w:vAlign w:val="center"/>
            <w:hideMark/>
            <w:tcPrChange w:id="71" w:author="Chris Friedline" w:date="2015-06-24T13:45:00Z">
              <w:tcPr>
                <w:tcW w:w="938" w:type="dxa"/>
                <w:shd w:val="clear" w:color="auto" w:fill="auto"/>
                <w:noWrap/>
                <w:tcMar>
                  <w:top w:w="15" w:type="dxa"/>
                  <w:left w:w="15" w:type="dxa"/>
                  <w:bottom w:w="0" w:type="dxa"/>
                  <w:right w:w="15" w:type="dxa"/>
                </w:tcMar>
                <w:vAlign w:val="center"/>
                <w:hideMark/>
              </w:tcPr>
            </w:tcPrChange>
          </w:tcPr>
          <w:p w14:paraId="1350A077" w14:textId="77777777" w:rsidR="00AF5A7D" w:rsidRDefault="00AF5A7D">
            <w:pPr>
              <w:jc w:val="right"/>
              <w:rPr>
                <w:rFonts w:eastAsia="Times New Roman" w:cs="Times New Roman"/>
                <w:color w:val="000000"/>
              </w:rPr>
            </w:pPr>
            <w:r>
              <w:rPr>
                <w:rFonts w:eastAsia="Times New Roman" w:cs="Times New Roman"/>
                <w:color w:val="000000"/>
              </w:rPr>
              <w:t>50</w:t>
            </w:r>
          </w:p>
        </w:tc>
        <w:tc>
          <w:tcPr>
            <w:tcW w:w="431" w:type="dxa"/>
            <w:tcPrChange w:id="72" w:author="Chris Friedline" w:date="2015-06-24T13:45:00Z">
              <w:tcPr>
                <w:tcW w:w="431" w:type="dxa"/>
              </w:tcPr>
            </w:tcPrChange>
          </w:tcPr>
          <w:p w14:paraId="03BF83BA" w14:textId="77777777" w:rsidR="00AF5A7D" w:rsidRPr="00CE299A" w:rsidRDefault="00AF5A7D">
            <w:pPr>
              <w:rPr>
                <w:ins w:id="73" w:author="Chris Friedline" w:date="2015-06-24T13:45:00Z"/>
                <w:rFonts w:eastAsia="Times New Roman" w:cs="Times New Roman"/>
                <w:color w:val="000000"/>
              </w:rPr>
            </w:pPr>
          </w:p>
        </w:tc>
        <w:tc>
          <w:tcPr>
            <w:tcW w:w="1530" w:type="dxa"/>
            <w:shd w:val="clear" w:color="auto" w:fill="auto"/>
            <w:tcMar>
              <w:top w:w="15" w:type="dxa"/>
              <w:left w:w="15" w:type="dxa"/>
              <w:bottom w:w="0" w:type="dxa"/>
              <w:right w:w="15" w:type="dxa"/>
            </w:tcMar>
            <w:vAlign w:val="center"/>
            <w:hideMark/>
            <w:tcPrChange w:id="74" w:author="Chris Friedline" w:date="2015-06-24T13:45:00Z">
              <w:tcPr>
                <w:tcW w:w="3093" w:type="dxa"/>
                <w:shd w:val="clear" w:color="auto" w:fill="auto"/>
                <w:tcMar>
                  <w:top w:w="15" w:type="dxa"/>
                  <w:left w:w="15" w:type="dxa"/>
                  <w:bottom w:w="0" w:type="dxa"/>
                  <w:right w:w="15" w:type="dxa"/>
                </w:tcMar>
                <w:vAlign w:val="center"/>
                <w:hideMark/>
              </w:tcPr>
            </w:tcPrChange>
          </w:tcPr>
          <w:p w14:paraId="1728BEBD" w14:textId="11A861E0" w:rsidR="00AF5A7D" w:rsidRPr="00CE299A" w:rsidRDefault="00AF5A7D">
            <w:pPr>
              <w:rPr>
                <w:rFonts w:eastAsia="Times New Roman" w:cs="Times New Roman"/>
                <w:color w:val="000000"/>
              </w:rPr>
            </w:pPr>
            <w:r w:rsidRPr="00CE299A">
              <w:rPr>
                <w:rFonts w:eastAsia="Times New Roman" w:cs="Times New Roman"/>
                <w:color w:val="000000"/>
              </w:rPr>
              <w:t>MA_120345 [3465, 3861]</w:t>
            </w:r>
          </w:p>
        </w:tc>
      </w:tr>
      <w:tr w:rsidR="00AF5A7D" w14:paraId="59955EB0" w14:textId="77777777" w:rsidTr="00AF5A7D">
        <w:trPr>
          <w:trHeight w:val="900"/>
          <w:jc w:val="center"/>
          <w:trPrChange w:id="75" w:author="Chris Friedline" w:date="2015-06-24T13:45:00Z">
            <w:trPr>
              <w:trHeight w:val="900"/>
              <w:jc w:val="center"/>
            </w:trPr>
          </w:trPrChange>
        </w:trPr>
        <w:tc>
          <w:tcPr>
            <w:tcW w:w="1016" w:type="dxa"/>
            <w:shd w:val="clear" w:color="auto" w:fill="auto"/>
            <w:noWrap/>
            <w:tcMar>
              <w:top w:w="15" w:type="dxa"/>
              <w:left w:w="15" w:type="dxa"/>
              <w:bottom w:w="0" w:type="dxa"/>
              <w:right w:w="15" w:type="dxa"/>
            </w:tcMar>
            <w:vAlign w:val="center"/>
            <w:hideMark/>
            <w:tcPrChange w:id="76" w:author="Chris Friedline" w:date="2015-06-24T13:45:00Z">
              <w:tcPr>
                <w:tcW w:w="1016" w:type="dxa"/>
                <w:shd w:val="clear" w:color="auto" w:fill="auto"/>
                <w:noWrap/>
                <w:tcMar>
                  <w:top w:w="15" w:type="dxa"/>
                  <w:left w:w="15" w:type="dxa"/>
                  <w:bottom w:w="0" w:type="dxa"/>
                  <w:right w:w="15" w:type="dxa"/>
                </w:tcMar>
                <w:vAlign w:val="center"/>
                <w:hideMark/>
              </w:tcPr>
            </w:tcPrChange>
          </w:tcPr>
          <w:p w14:paraId="16373FD8" w14:textId="77777777" w:rsidR="00AF5A7D" w:rsidRDefault="00AF5A7D">
            <w:pPr>
              <w:rPr>
                <w:rFonts w:eastAsia="Times New Roman" w:cs="Times New Roman"/>
                <w:color w:val="000000"/>
              </w:rPr>
            </w:pPr>
            <w:r>
              <w:rPr>
                <w:rFonts w:eastAsia="Times New Roman" w:cs="Times New Roman"/>
                <w:color w:val="000000"/>
              </w:rPr>
              <w:t>UN0286</w:t>
            </w:r>
          </w:p>
        </w:tc>
        <w:tc>
          <w:tcPr>
            <w:tcW w:w="3049" w:type="dxa"/>
            <w:shd w:val="clear" w:color="auto" w:fill="auto"/>
            <w:noWrap/>
            <w:tcMar>
              <w:top w:w="15" w:type="dxa"/>
              <w:left w:w="15" w:type="dxa"/>
              <w:bottom w:w="0" w:type="dxa"/>
              <w:right w:w="15" w:type="dxa"/>
            </w:tcMar>
            <w:vAlign w:val="center"/>
            <w:hideMark/>
            <w:tcPrChange w:id="77" w:author="Chris Friedline" w:date="2015-06-24T13:45:00Z">
              <w:tcPr>
                <w:tcW w:w="3049" w:type="dxa"/>
                <w:shd w:val="clear" w:color="auto" w:fill="auto"/>
                <w:noWrap/>
                <w:tcMar>
                  <w:top w:w="15" w:type="dxa"/>
                  <w:left w:w="15" w:type="dxa"/>
                  <w:bottom w:w="0" w:type="dxa"/>
                  <w:right w:w="15" w:type="dxa"/>
                </w:tcMar>
                <w:vAlign w:val="center"/>
                <w:hideMark/>
              </w:tcPr>
            </w:tcPrChange>
          </w:tcPr>
          <w:p w14:paraId="60990ABF" w14:textId="77777777" w:rsidR="00AF5A7D" w:rsidRDefault="00AF5A7D">
            <w:pPr>
              <w:rPr>
                <w:rFonts w:eastAsia="Times New Roman" w:cs="Times New Roman"/>
                <w:color w:val="000000"/>
              </w:rPr>
            </w:pPr>
            <w:r>
              <w:rPr>
                <w:rFonts w:eastAsia="Times New Roman" w:cs="Times New Roman"/>
                <w:color w:val="000000"/>
              </w:rPr>
              <w:t>mt3_picglmetallothionein-like protein emb30</w:t>
            </w:r>
          </w:p>
        </w:tc>
        <w:tc>
          <w:tcPr>
            <w:tcW w:w="810" w:type="dxa"/>
            <w:shd w:val="clear" w:color="auto" w:fill="auto"/>
            <w:noWrap/>
            <w:tcMar>
              <w:top w:w="15" w:type="dxa"/>
              <w:left w:w="15" w:type="dxa"/>
              <w:bottom w:w="0" w:type="dxa"/>
              <w:right w:w="15" w:type="dxa"/>
            </w:tcMar>
            <w:vAlign w:val="center"/>
            <w:hideMark/>
            <w:tcPrChange w:id="78" w:author="Chris Friedline" w:date="2015-06-24T13:45:00Z">
              <w:tcPr>
                <w:tcW w:w="810" w:type="dxa"/>
                <w:shd w:val="clear" w:color="auto" w:fill="auto"/>
                <w:noWrap/>
                <w:tcMar>
                  <w:top w:w="15" w:type="dxa"/>
                  <w:left w:w="15" w:type="dxa"/>
                  <w:bottom w:w="0" w:type="dxa"/>
                  <w:right w:w="15" w:type="dxa"/>
                </w:tcMar>
                <w:vAlign w:val="center"/>
                <w:hideMark/>
              </w:tcPr>
            </w:tcPrChange>
          </w:tcPr>
          <w:p w14:paraId="6A3E33F3" w14:textId="77777777" w:rsidR="00AF5A7D" w:rsidRDefault="00AF5A7D">
            <w:pPr>
              <w:jc w:val="right"/>
              <w:rPr>
                <w:rFonts w:eastAsia="Times New Roman" w:cs="Times New Roman"/>
                <w:color w:val="000000"/>
              </w:rPr>
            </w:pPr>
            <w:r>
              <w:rPr>
                <w:rFonts w:eastAsia="Times New Roman" w:cs="Times New Roman"/>
                <w:color w:val="000000"/>
              </w:rPr>
              <w:t>621</w:t>
            </w:r>
          </w:p>
        </w:tc>
        <w:tc>
          <w:tcPr>
            <w:tcW w:w="1170" w:type="dxa"/>
            <w:shd w:val="clear" w:color="auto" w:fill="auto"/>
            <w:noWrap/>
            <w:tcMar>
              <w:top w:w="15" w:type="dxa"/>
              <w:left w:w="15" w:type="dxa"/>
              <w:bottom w:w="0" w:type="dxa"/>
              <w:right w:w="15" w:type="dxa"/>
            </w:tcMar>
            <w:vAlign w:val="center"/>
            <w:hideMark/>
            <w:tcPrChange w:id="79" w:author="Chris Friedline" w:date="2015-06-24T13:45:00Z">
              <w:tcPr>
                <w:tcW w:w="1170" w:type="dxa"/>
                <w:shd w:val="clear" w:color="auto" w:fill="auto"/>
                <w:noWrap/>
                <w:tcMar>
                  <w:top w:w="15" w:type="dxa"/>
                  <w:left w:w="15" w:type="dxa"/>
                  <w:bottom w:w="0" w:type="dxa"/>
                  <w:right w:w="15" w:type="dxa"/>
                </w:tcMar>
                <w:vAlign w:val="center"/>
                <w:hideMark/>
              </w:tcPr>
            </w:tcPrChange>
          </w:tcPr>
          <w:p w14:paraId="6F5BE710" w14:textId="77777777" w:rsidR="00AF5A7D" w:rsidRDefault="00AF5A7D">
            <w:pPr>
              <w:jc w:val="right"/>
              <w:rPr>
                <w:rFonts w:eastAsia="Times New Roman" w:cs="Times New Roman"/>
                <w:color w:val="000000"/>
              </w:rPr>
            </w:pPr>
            <w:r>
              <w:rPr>
                <w:rFonts w:eastAsia="Times New Roman" w:cs="Times New Roman"/>
                <w:color w:val="000000"/>
              </w:rPr>
              <w:t>1.20E-26</w:t>
            </w:r>
          </w:p>
        </w:tc>
        <w:tc>
          <w:tcPr>
            <w:tcW w:w="938" w:type="dxa"/>
            <w:shd w:val="clear" w:color="auto" w:fill="auto"/>
            <w:noWrap/>
            <w:tcMar>
              <w:top w:w="15" w:type="dxa"/>
              <w:left w:w="15" w:type="dxa"/>
              <w:bottom w:w="0" w:type="dxa"/>
              <w:right w:w="15" w:type="dxa"/>
            </w:tcMar>
            <w:vAlign w:val="center"/>
            <w:hideMark/>
            <w:tcPrChange w:id="80" w:author="Chris Friedline" w:date="2015-06-24T13:45:00Z">
              <w:tcPr>
                <w:tcW w:w="938" w:type="dxa"/>
                <w:shd w:val="clear" w:color="auto" w:fill="auto"/>
                <w:noWrap/>
                <w:tcMar>
                  <w:top w:w="15" w:type="dxa"/>
                  <w:left w:w="15" w:type="dxa"/>
                  <w:bottom w:w="0" w:type="dxa"/>
                  <w:right w:w="15" w:type="dxa"/>
                </w:tcMar>
                <w:vAlign w:val="center"/>
                <w:hideMark/>
              </w:tcPr>
            </w:tcPrChange>
          </w:tcPr>
          <w:p w14:paraId="33BC3F55" w14:textId="77777777" w:rsidR="00AF5A7D" w:rsidRDefault="00AF5A7D">
            <w:pPr>
              <w:jc w:val="right"/>
              <w:rPr>
                <w:rFonts w:eastAsia="Times New Roman" w:cs="Times New Roman"/>
                <w:color w:val="000000"/>
              </w:rPr>
            </w:pPr>
            <w:r>
              <w:rPr>
                <w:rFonts w:eastAsia="Times New Roman" w:cs="Times New Roman"/>
                <w:color w:val="000000"/>
              </w:rPr>
              <w:t>61.6</w:t>
            </w:r>
          </w:p>
        </w:tc>
        <w:tc>
          <w:tcPr>
            <w:tcW w:w="431" w:type="dxa"/>
            <w:tcPrChange w:id="81" w:author="Chris Friedline" w:date="2015-06-24T13:45:00Z">
              <w:tcPr>
                <w:tcW w:w="431" w:type="dxa"/>
              </w:tcPr>
            </w:tcPrChange>
          </w:tcPr>
          <w:p w14:paraId="1295CA4F" w14:textId="77777777" w:rsidR="00AF5A7D" w:rsidRPr="00CE299A" w:rsidRDefault="00AF5A7D">
            <w:pPr>
              <w:rPr>
                <w:ins w:id="82" w:author="Chris Friedline" w:date="2015-06-24T13:45:00Z"/>
                <w:rFonts w:eastAsia="Times New Roman" w:cs="Times New Roman"/>
                <w:color w:val="000000"/>
              </w:rPr>
            </w:pPr>
          </w:p>
        </w:tc>
        <w:tc>
          <w:tcPr>
            <w:tcW w:w="1530" w:type="dxa"/>
            <w:shd w:val="clear" w:color="auto" w:fill="auto"/>
            <w:tcMar>
              <w:top w:w="15" w:type="dxa"/>
              <w:left w:w="15" w:type="dxa"/>
              <w:bottom w:w="0" w:type="dxa"/>
              <w:right w:w="15" w:type="dxa"/>
            </w:tcMar>
            <w:vAlign w:val="center"/>
            <w:hideMark/>
            <w:tcPrChange w:id="83" w:author="Chris Friedline" w:date="2015-06-24T13:45:00Z">
              <w:tcPr>
                <w:tcW w:w="3093" w:type="dxa"/>
                <w:shd w:val="clear" w:color="auto" w:fill="auto"/>
                <w:tcMar>
                  <w:top w:w="15" w:type="dxa"/>
                  <w:left w:w="15" w:type="dxa"/>
                  <w:bottom w:w="0" w:type="dxa"/>
                  <w:right w:w="15" w:type="dxa"/>
                </w:tcMar>
                <w:vAlign w:val="center"/>
                <w:hideMark/>
              </w:tcPr>
            </w:tcPrChange>
          </w:tcPr>
          <w:p w14:paraId="57D676B8" w14:textId="652D36A2" w:rsidR="00AF5A7D" w:rsidRPr="00CE299A" w:rsidRDefault="00AF5A7D">
            <w:pPr>
              <w:rPr>
                <w:rFonts w:eastAsia="Times New Roman" w:cs="Times New Roman"/>
                <w:color w:val="000000"/>
              </w:rPr>
            </w:pPr>
            <w:r w:rsidRPr="00CE299A">
              <w:rPr>
                <w:rFonts w:eastAsia="Times New Roman" w:cs="Times New Roman"/>
                <w:color w:val="000000"/>
              </w:rPr>
              <w:t>MA_70859 [5202, 5508]</w:t>
            </w:r>
          </w:p>
        </w:tc>
      </w:tr>
      <w:tr w:rsidR="00AF5A7D" w14:paraId="49A17D03" w14:textId="77777777" w:rsidTr="00AF5A7D">
        <w:trPr>
          <w:trHeight w:val="900"/>
          <w:jc w:val="center"/>
          <w:trPrChange w:id="84" w:author="Chris Friedline" w:date="2015-06-24T13:45:00Z">
            <w:trPr>
              <w:trHeight w:val="900"/>
              <w:jc w:val="center"/>
            </w:trPr>
          </w:trPrChange>
        </w:trPr>
        <w:tc>
          <w:tcPr>
            <w:tcW w:w="1016" w:type="dxa"/>
            <w:shd w:val="clear" w:color="auto" w:fill="auto"/>
            <w:noWrap/>
            <w:tcMar>
              <w:top w:w="15" w:type="dxa"/>
              <w:left w:w="15" w:type="dxa"/>
              <w:bottom w:w="0" w:type="dxa"/>
              <w:right w:w="15" w:type="dxa"/>
            </w:tcMar>
            <w:vAlign w:val="center"/>
            <w:hideMark/>
            <w:tcPrChange w:id="85" w:author="Chris Friedline" w:date="2015-06-24T13:45:00Z">
              <w:tcPr>
                <w:tcW w:w="1016" w:type="dxa"/>
                <w:shd w:val="clear" w:color="auto" w:fill="auto"/>
                <w:noWrap/>
                <w:tcMar>
                  <w:top w:w="15" w:type="dxa"/>
                  <w:left w:w="15" w:type="dxa"/>
                  <w:bottom w:w="0" w:type="dxa"/>
                  <w:right w:w="15" w:type="dxa"/>
                </w:tcMar>
                <w:vAlign w:val="center"/>
                <w:hideMark/>
              </w:tcPr>
            </w:tcPrChange>
          </w:tcPr>
          <w:p w14:paraId="525E6AB7" w14:textId="77777777" w:rsidR="00AF5A7D" w:rsidRDefault="00AF5A7D">
            <w:pPr>
              <w:rPr>
                <w:rFonts w:eastAsia="Times New Roman" w:cs="Times New Roman"/>
                <w:color w:val="000000"/>
              </w:rPr>
            </w:pPr>
            <w:r>
              <w:rPr>
                <w:rFonts w:eastAsia="Times New Roman" w:cs="Times New Roman"/>
                <w:color w:val="000000"/>
              </w:rPr>
              <w:t>UN0297</w:t>
            </w:r>
          </w:p>
        </w:tc>
        <w:tc>
          <w:tcPr>
            <w:tcW w:w="3049" w:type="dxa"/>
            <w:shd w:val="clear" w:color="auto" w:fill="auto"/>
            <w:noWrap/>
            <w:tcMar>
              <w:top w:w="15" w:type="dxa"/>
              <w:left w:w="15" w:type="dxa"/>
              <w:bottom w:w="0" w:type="dxa"/>
              <w:right w:w="15" w:type="dxa"/>
            </w:tcMar>
            <w:vAlign w:val="center"/>
            <w:hideMark/>
            <w:tcPrChange w:id="86" w:author="Chris Friedline" w:date="2015-06-24T13:45:00Z">
              <w:tcPr>
                <w:tcW w:w="3049" w:type="dxa"/>
                <w:shd w:val="clear" w:color="auto" w:fill="auto"/>
                <w:noWrap/>
                <w:tcMar>
                  <w:top w:w="15" w:type="dxa"/>
                  <w:left w:w="15" w:type="dxa"/>
                  <w:bottom w:w="0" w:type="dxa"/>
                  <w:right w:w="15" w:type="dxa"/>
                </w:tcMar>
                <w:vAlign w:val="center"/>
                <w:hideMark/>
              </w:tcPr>
            </w:tcPrChange>
          </w:tcPr>
          <w:p w14:paraId="0B30D416" w14:textId="77777777" w:rsidR="00AF5A7D" w:rsidRDefault="00AF5A7D">
            <w:pPr>
              <w:rPr>
                <w:rFonts w:eastAsia="Times New Roman" w:cs="Times New Roman"/>
                <w:color w:val="000000"/>
              </w:rPr>
            </w:pPr>
            <w:r>
              <w:rPr>
                <w:rFonts w:eastAsia="Times New Roman" w:cs="Times New Roman"/>
                <w:color w:val="000000"/>
              </w:rPr>
              <w:t>mt3_picglmetallothionein-like protein emb30</w:t>
            </w:r>
          </w:p>
        </w:tc>
        <w:tc>
          <w:tcPr>
            <w:tcW w:w="810" w:type="dxa"/>
            <w:shd w:val="clear" w:color="auto" w:fill="auto"/>
            <w:noWrap/>
            <w:tcMar>
              <w:top w:w="15" w:type="dxa"/>
              <w:left w:w="15" w:type="dxa"/>
              <w:bottom w:w="0" w:type="dxa"/>
              <w:right w:w="15" w:type="dxa"/>
            </w:tcMar>
            <w:vAlign w:val="center"/>
            <w:hideMark/>
            <w:tcPrChange w:id="87" w:author="Chris Friedline" w:date="2015-06-24T13:45:00Z">
              <w:tcPr>
                <w:tcW w:w="810" w:type="dxa"/>
                <w:shd w:val="clear" w:color="auto" w:fill="auto"/>
                <w:noWrap/>
                <w:tcMar>
                  <w:top w:w="15" w:type="dxa"/>
                  <w:left w:w="15" w:type="dxa"/>
                  <w:bottom w:w="0" w:type="dxa"/>
                  <w:right w:w="15" w:type="dxa"/>
                </w:tcMar>
                <w:vAlign w:val="center"/>
                <w:hideMark/>
              </w:tcPr>
            </w:tcPrChange>
          </w:tcPr>
          <w:p w14:paraId="6B450F28" w14:textId="77777777" w:rsidR="00AF5A7D" w:rsidRDefault="00AF5A7D">
            <w:pPr>
              <w:jc w:val="right"/>
              <w:rPr>
                <w:rFonts w:eastAsia="Times New Roman" w:cs="Times New Roman"/>
                <w:color w:val="000000"/>
              </w:rPr>
            </w:pPr>
            <w:r>
              <w:rPr>
                <w:rFonts w:eastAsia="Times New Roman" w:cs="Times New Roman"/>
                <w:color w:val="000000"/>
              </w:rPr>
              <w:t>709</w:t>
            </w:r>
          </w:p>
        </w:tc>
        <w:tc>
          <w:tcPr>
            <w:tcW w:w="1170" w:type="dxa"/>
            <w:shd w:val="clear" w:color="auto" w:fill="auto"/>
            <w:noWrap/>
            <w:tcMar>
              <w:top w:w="15" w:type="dxa"/>
              <w:left w:w="15" w:type="dxa"/>
              <w:bottom w:w="0" w:type="dxa"/>
              <w:right w:w="15" w:type="dxa"/>
            </w:tcMar>
            <w:vAlign w:val="center"/>
            <w:hideMark/>
            <w:tcPrChange w:id="88" w:author="Chris Friedline" w:date="2015-06-24T13:45:00Z">
              <w:tcPr>
                <w:tcW w:w="1170" w:type="dxa"/>
                <w:shd w:val="clear" w:color="auto" w:fill="auto"/>
                <w:noWrap/>
                <w:tcMar>
                  <w:top w:w="15" w:type="dxa"/>
                  <w:left w:w="15" w:type="dxa"/>
                  <w:bottom w:w="0" w:type="dxa"/>
                  <w:right w:w="15" w:type="dxa"/>
                </w:tcMar>
                <w:vAlign w:val="center"/>
                <w:hideMark/>
              </w:tcPr>
            </w:tcPrChange>
          </w:tcPr>
          <w:p w14:paraId="53635017" w14:textId="77777777" w:rsidR="00AF5A7D" w:rsidRDefault="00AF5A7D">
            <w:pPr>
              <w:jc w:val="right"/>
              <w:rPr>
                <w:rFonts w:eastAsia="Times New Roman" w:cs="Times New Roman"/>
                <w:color w:val="000000"/>
              </w:rPr>
            </w:pPr>
            <w:r>
              <w:rPr>
                <w:rFonts w:eastAsia="Times New Roman" w:cs="Times New Roman"/>
                <w:color w:val="000000"/>
              </w:rPr>
              <w:t>2.30E-26</w:t>
            </w:r>
          </w:p>
        </w:tc>
        <w:tc>
          <w:tcPr>
            <w:tcW w:w="938" w:type="dxa"/>
            <w:shd w:val="clear" w:color="auto" w:fill="auto"/>
            <w:noWrap/>
            <w:tcMar>
              <w:top w:w="15" w:type="dxa"/>
              <w:left w:w="15" w:type="dxa"/>
              <w:bottom w:w="0" w:type="dxa"/>
              <w:right w:w="15" w:type="dxa"/>
            </w:tcMar>
            <w:vAlign w:val="center"/>
            <w:hideMark/>
            <w:tcPrChange w:id="89" w:author="Chris Friedline" w:date="2015-06-24T13:45:00Z">
              <w:tcPr>
                <w:tcW w:w="938" w:type="dxa"/>
                <w:shd w:val="clear" w:color="auto" w:fill="auto"/>
                <w:noWrap/>
                <w:tcMar>
                  <w:top w:w="15" w:type="dxa"/>
                  <w:left w:w="15" w:type="dxa"/>
                  <w:bottom w:w="0" w:type="dxa"/>
                  <w:right w:w="15" w:type="dxa"/>
                </w:tcMar>
                <w:vAlign w:val="center"/>
                <w:hideMark/>
              </w:tcPr>
            </w:tcPrChange>
          </w:tcPr>
          <w:p w14:paraId="24046530" w14:textId="77777777" w:rsidR="00AF5A7D" w:rsidRDefault="00AF5A7D">
            <w:pPr>
              <w:jc w:val="right"/>
              <w:rPr>
                <w:rFonts w:eastAsia="Times New Roman" w:cs="Times New Roman"/>
                <w:color w:val="000000"/>
              </w:rPr>
            </w:pPr>
            <w:r>
              <w:rPr>
                <w:rFonts w:eastAsia="Times New Roman" w:cs="Times New Roman"/>
                <w:color w:val="000000"/>
              </w:rPr>
              <w:t>61.6</w:t>
            </w:r>
          </w:p>
        </w:tc>
        <w:tc>
          <w:tcPr>
            <w:tcW w:w="431" w:type="dxa"/>
            <w:tcPrChange w:id="90" w:author="Chris Friedline" w:date="2015-06-24T13:45:00Z">
              <w:tcPr>
                <w:tcW w:w="431" w:type="dxa"/>
              </w:tcPr>
            </w:tcPrChange>
          </w:tcPr>
          <w:p w14:paraId="7AE10FE5" w14:textId="77777777" w:rsidR="00AF5A7D" w:rsidRPr="00CE299A" w:rsidRDefault="00AF5A7D">
            <w:pPr>
              <w:rPr>
                <w:ins w:id="91" w:author="Chris Friedline" w:date="2015-06-24T13:45:00Z"/>
                <w:rFonts w:eastAsia="Times New Roman" w:cs="Times New Roman"/>
                <w:color w:val="000000"/>
              </w:rPr>
            </w:pPr>
          </w:p>
        </w:tc>
        <w:tc>
          <w:tcPr>
            <w:tcW w:w="1530" w:type="dxa"/>
            <w:shd w:val="clear" w:color="auto" w:fill="auto"/>
            <w:tcMar>
              <w:top w:w="15" w:type="dxa"/>
              <w:left w:w="15" w:type="dxa"/>
              <w:bottom w:w="0" w:type="dxa"/>
              <w:right w:w="15" w:type="dxa"/>
            </w:tcMar>
            <w:vAlign w:val="center"/>
            <w:hideMark/>
            <w:tcPrChange w:id="92" w:author="Chris Friedline" w:date="2015-06-24T13:45:00Z">
              <w:tcPr>
                <w:tcW w:w="3093" w:type="dxa"/>
                <w:shd w:val="clear" w:color="auto" w:fill="auto"/>
                <w:tcMar>
                  <w:top w:w="15" w:type="dxa"/>
                  <w:left w:w="15" w:type="dxa"/>
                  <w:bottom w:w="0" w:type="dxa"/>
                  <w:right w:w="15" w:type="dxa"/>
                </w:tcMar>
                <w:vAlign w:val="center"/>
                <w:hideMark/>
              </w:tcPr>
            </w:tcPrChange>
          </w:tcPr>
          <w:p w14:paraId="57AAAC51" w14:textId="177EE9EE" w:rsidR="00AF5A7D" w:rsidRPr="00CE299A" w:rsidRDefault="00AF5A7D">
            <w:pPr>
              <w:rPr>
                <w:rFonts w:eastAsia="Times New Roman" w:cs="Times New Roman"/>
                <w:color w:val="000000"/>
              </w:rPr>
            </w:pPr>
            <w:r w:rsidRPr="00CE299A">
              <w:rPr>
                <w:rFonts w:eastAsia="Times New Roman" w:cs="Times New Roman"/>
                <w:color w:val="000000"/>
              </w:rPr>
              <w:t>MA_70859 [5202, 5508]</w:t>
            </w:r>
          </w:p>
        </w:tc>
      </w:tr>
      <w:tr w:rsidR="00AF5A7D" w14:paraId="67AAE236" w14:textId="77777777" w:rsidTr="00AF5A7D">
        <w:trPr>
          <w:trHeight w:val="900"/>
          <w:jc w:val="center"/>
          <w:trPrChange w:id="93" w:author="Chris Friedline" w:date="2015-06-24T13:45:00Z">
            <w:trPr>
              <w:trHeight w:val="900"/>
              <w:jc w:val="center"/>
            </w:trPr>
          </w:trPrChange>
        </w:trPr>
        <w:tc>
          <w:tcPr>
            <w:tcW w:w="1016" w:type="dxa"/>
            <w:shd w:val="clear" w:color="auto" w:fill="auto"/>
            <w:noWrap/>
            <w:tcMar>
              <w:top w:w="15" w:type="dxa"/>
              <w:left w:w="15" w:type="dxa"/>
              <w:bottom w:w="0" w:type="dxa"/>
              <w:right w:w="15" w:type="dxa"/>
            </w:tcMar>
            <w:vAlign w:val="center"/>
            <w:hideMark/>
            <w:tcPrChange w:id="94" w:author="Chris Friedline" w:date="2015-06-24T13:45:00Z">
              <w:tcPr>
                <w:tcW w:w="1016" w:type="dxa"/>
                <w:shd w:val="clear" w:color="auto" w:fill="auto"/>
                <w:noWrap/>
                <w:tcMar>
                  <w:top w:w="15" w:type="dxa"/>
                  <w:left w:w="15" w:type="dxa"/>
                  <w:bottom w:w="0" w:type="dxa"/>
                  <w:right w:w="15" w:type="dxa"/>
                </w:tcMar>
                <w:vAlign w:val="center"/>
                <w:hideMark/>
              </w:tcPr>
            </w:tcPrChange>
          </w:tcPr>
          <w:p w14:paraId="5345B0E8" w14:textId="77777777" w:rsidR="00AF5A7D" w:rsidRDefault="00AF5A7D">
            <w:pPr>
              <w:rPr>
                <w:rFonts w:eastAsia="Times New Roman" w:cs="Times New Roman"/>
                <w:color w:val="000000"/>
              </w:rPr>
            </w:pPr>
            <w:r>
              <w:rPr>
                <w:rFonts w:eastAsia="Times New Roman" w:cs="Times New Roman"/>
                <w:color w:val="000000"/>
              </w:rPr>
              <w:t>UN0354</w:t>
            </w:r>
          </w:p>
        </w:tc>
        <w:tc>
          <w:tcPr>
            <w:tcW w:w="3049" w:type="dxa"/>
            <w:shd w:val="clear" w:color="auto" w:fill="auto"/>
            <w:noWrap/>
            <w:tcMar>
              <w:top w:w="15" w:type="dxa"/>
              <w:left w:w="15" w:type="dxa"/>
              <w:bottom w:w="0" w:type="dxa"/>
              <w:right w:w="15" w:type="dxa"/>
            </w:tcMar>
            <w:vAlign w:val="center"/>
            <w:hideMark/>
            <w:tcPrChange w:id="95" w:author="Chris Friedline" w:date="2015-06-24T13:45:00Z">
              <w:tcPr>
                <w:tcW w:w="3049" w:type="dxa"/>
                <w:shd w:val="clear" w:color="auto" w:fill="auto"/>
                <w:noWrap/>
                <w:tcMar>
                  <w:top w:w="15" w:type="dxa"/>
                  <w:left w:w="15" w:type="dxa"/>
                  <w:bottom w:w="0" w:type="dxa"/>
                  <w:right w:w="15" w:type="dxa"/>
                </w:tcMar>
                <w:vAlign w:val="center"/>
                <w:hideMark/>
              </w:tcPr>
            </w:tcPrChange>
          </w:tcPr>
          <w:p w14:paraId="33A0A5CC" w14:textId="77777777" w:rsidR="00AF5A7D" w:rsidRDefault="00AF5A7D">
            <w:pPr>
              <w:rPr>
                <w:rFonts w:eastAsia="Times New Roman" w:cs="Times New Roman"/>
                <w:color w:val="000000"/>
              </w:rPr>
            </w:pPr>
            <w:r>
              <w:rPr>
                <w:rFonts w:eastAsia="Times New Roman" w:cs="Times New Roman"/>
                <w:color w:val="000000"/>
              </w:rPr>
              <w:t>mt3_picglmetallothionein-like protein emb30</w:t>
            </w:r>
          </w:p>
        </w:tc>
        <w:tc>
          <w:tcPr>
            <w:tcW w:w="810" w:type="dxa"/>
            <w:shd w:val="clear" w:color="auto" w:fill="auto"/>
            <w:noWrap/>
            <w:tcMar>
              <w:top w:w="15" w:type="dxa"/>
              <w:left w:w="15" w:type="dxa"/>
              <w:bottom w:w="0" w:type="dxa"/>
              <w:right w:w="15" w:type="dxa"/>
            </w:tcMar>
            <w:vAlign w:val="center"/>
            <w:hideMark/>
            <w:tcPrChange w:id="96" w:author="Chris Friedline" w:date="2015-06-24T13:45:00Z">
              <w:tcPr>
                <w:tcW w:w="810" w:type="dxa"/>
                <w:shd w:val="clear" w:color="auto" w:fill="auto"/>
                <w:noWrap/>
                <w:tcMar>
                  <w:top w:w="15" w:type="dxa"/>
                  <w:left w:w="15" w:type="dxa"/>
                  <w:bottom w:w="0" w:type="dxa"/>
                  <w:right w:w="15" w:type="dxa"/>
                </w:tcMar>
                <w:vAlign w:val="center"/>
                <w:hideMark/>
              </w:tcPr>
            </w:tcPrChange>
          </w:tcPr>
          <w:p w14:paraId="35056411" w14:textId="77777777" w:rsidR="00AF5A7D" w:rsidRDefault="00AF5A7D">
            <w:pPr>
              <w:jc w:val="right"/>
              <w:rPr>
                <w:rFonts w:eastAsia="Times New Roman" w:cs="Times New Roman"/>
                <w:color w:val="000000"/>
              </w:rPr>
            </w:pPr>
            <w:r>
              <w:rPr>
                <w:rFonts w:eastAsia="Times New Roman" w:cs="Times New Roman"/>
                <w:color w:val="000000"/>
              </w:rPr>
              <w:t>776</w:t>
            </w:r>
          </w:p>
        </w:tc>
        <w:tc>
          <w:tcPr>
            <w:tcW w:w="1170" w:type="dxa"/>
            <w:shd w:val="clear" w:color="auto" w:fill="auto"/>
            <w:noWrap/>
            <w:tcMar>
              <w:top w:w="15" w:type="dxa"/>
              <w:left w:w="15" w:type="dxa"/>
              <w:bottom w:w="0" w:type="dxa"/>
              <w:right w:w="15" w:type="dxa"/>
            </w:tcMar>
            <w:vAlign w:val="center"/>
            <w:hideMark/>
            <w:tcPrChange w:id="97" w:author="Chris Friedline" w:date="2015-06-24T13:45:00Z">
              <w:tcPr>
                <w:tcW w:w="1170" w:type="dxa"/>
                <w:shd w:val="clear" w:color="auto" w:fill="auto"/>
                <w:noWrap/>
                <w:tcMar>
                  <w:top w:w="15" w:type="dxa"/>
                  <w:left w:w="15" w:type="dxa"/>
                  <w:bottom w:w="0" w:type="dxa"/>
                  <w:right w:w="15" w:type="dxa"/>
                </w:tcMar>
                <w:vAlign w:val="center"/>
                <w:hideMark/>
              </w:tcPr>
            </w:tcPrChange>
          </w:tcPr>
          <w:p w14:paraId="2ADCBBAA" w14:textId="77777777" w:rsidR="00AF5A7D" w:rsidRDefault="00AF5A7D">
            <w:pPr>
              <w:jc w:val="right"/>
              <w:rPr>
                <w:rFonts w:eastAsia="Times New Roman" w:cs="Times New Roman"/>
                <w:color w:val="000000"/>
              </w:rPr>
            </w:pPr>
            <w:r>
              <w:rPr>
                <w:rFonts w:eastAsia="Times New Roman" w:cs="Times New Roman"/>
                <w:color w:val="000000"/>
              </w:rPr>
              <w:t>9.10E-36</w:t>
            </w:r>
          </w:p>
        </w:tc>
        <w:tc>
          <w:tcPr>
            <w:tcW w:w="938" w:type="dxa"/>
            <w:shd w:val="clear" w:color="auto" w:fill="auto"/>
            <w:noWrap/>
            <w:tcMar>
              <w:top w:w="15" w:type="dxa"/>
              <w:left w:w="15" w:type="dxa"/>
              <w:bottom w:w="0" w:type="dxa"/>
              <w:right w:w="15" w:type="dxa"/>
            </w:tcMar>
            <w:vAlign w:val="center"/>
            <w:hideMark/>
            <w:tcPrChange w:id="98" w:author="Chris Friedline" w:date="2015-06-24T13:45:00Z">
              <w:tcPr>
                <w:tcW w:w="938" w:type="dxa"/>
                <w:shd w:val="clear" w:color="auto" w:fill="auto"/>
                <w:noWrap/>
                <w:tcMar>
                  <w:top w:w="15" w:type="dxa"/>
                  <w:left w:w="15" w:type="dxa"/>
                  <w:bottom w:w="0" w:type="dxa"/>
                  <w:right w:w="15" w:type="dxa"/>
                </w:tcMar>
                <w:vAlign w:val="center"/>
                <w:hideMark/>
              </w:tcPr>
            </w:tcPrChange>
          </w:tcPr>
          <w:p w14:paraId="71183A47" w14:textId="77777777" w:rsidR="00AF5A7D" w:rsidRDefault="00AF5A7D">
            <w:pPr>
              <w:jc w:val="right"/>
              <w:rPr>
                <w:rFonts w:eastAsia="Times New Roman" w:cs="Times New Roman"/>
                <w:color w:val="000000"/>
              </w:rPr>
            </w:pPr>
            <w:r>
              <w:rPr>
                <w:rFonts w:eastAsia="Times New Roman" w:cs="Times New Roman"/>
                <w:color w:val="000000"/>
              </w:rPr>
              <w:t>59.89</w:t>
            </w:r>
          </w:p>
        </w:tc>
        <w:tc>
          <w:tcPr>
            <w:tcW w:w="431" w:type="dxa"/>
            <w:tcPrChange w:id="99" w:author="Chris Friedline" w:date="2015-06-24T13:45:00Z">
              <w:tcPr>
                <w:tcW w:w="431" w:type="dxa"/>
              </w:tcPr>
            </w:tcPrChange>
          </w:tcPr>
          <w:p w14:paraId="56509A78" w14:textId="77777777" w:rsidR="00AF5A7D" w:rsidRPr="00CE299A" w:rsidRDefault="00AF5A7D">
            <w:pPr>
              <w:rPr>
                <w:ins w:id="100" w:author="Chris Friedline" w:date="2015-06-24T13:45:00Z"/>
                <w:rFonts w:eastAsia="Times New Roman" w:cs="Times New Roman"/>
                <w:color w:val="000000"/>
              </w:rPr>
            </w:pPr>
          </w:p>
        </w:tc>
        <w:tc>
          <w:tcPr>
            <w:tcW w:w="1530" w:type="dxa"/>
            <w:shd w:val="clear" w:color="auto" w:fill="auto"/>
            <w:tcMar>
              <w:top w:w="15" w:type="dxa"/>
              <w:left w:w="15" w:type="dxa"/>
              <w:bottom w:w="0" w:type="dxa"/>
              <w:right w:w="15" w:type="dxa"/>
            </w:tcMar>
            <w:vAlign w:val="center"/>
            <w:hideMark/>
            <w:tcPrChange w:id="101" w:author="Chris Friedline" w:date="2015-06-24T13:45:00Z">
              <w:tcPr>
                <w:tcW w:w="3093" w:type="dxa"/>
                <w:shd w:val="clear" w:color="auto" w:fill="auto"/>
                <w:tcMar>
                  <w:top w:w="15" w:type="dxa"/>
                  <w:left w:w="15" w:type="dxa"/>
                  <w:bottom w:w="0" w:type="dxa"/>
                  <w:right w:w="15" w:type="dxa"/>
                </w:tcMar>
                <w:vAlign w:val="center"/>
                <w:hideMark/>
              </w:tcPr>
            </w:tcPrChange>
          </w:tcPr>
          <w:p w14:paraId="4980A79C" w14:textId="272BCC7D" w:rsidR="00AF5A7D" w:rsidRPr="00CE299A" w:rsidRDefault="00AF5A7D">
            <w:pPr>
              <w:rPr>
                <w:rFonts w:eastAsia="Times New Roman" w:cs="Times New Roman"/>
                <w:color w:val="000000"/>
              </w:rPr>
            </w:pPr>
            <w:r w:rsidRPr="00CE299A">
              <w:rPr>
                <w:rFonts w:eastAsia="Times New Roman" w:cs="Times New Roman"/>
                <w:color w:val="000000"/>
              </w:rPr>
              <w:t>MA_24872 [7422, 7758]</w:t>
            </w:r>
          </w:p>
        </w:tc>
      </w:tr>
      <w:tr w:rsidR="00AF5A7D" w14:paraId="6D96B588" w14:textId="77777777" w:rsidTr="00AF5A7D">
        <w:trPr>
          <w:trHeight w:val="900"/>
          <w:jc w:val="center"/>
          <w:trPrChange w:id="102" w:author="Chris Friedline" w:date="2015-06-24T13:45:00Z">
            <w:trPr>
              <w:trHeight w:val="900"/>
              <w:jc w:val="center"/>
            </w:trPr>
          </w:trPrChange>
        </w:trPr>
        <w:tc>
          <w:tcPr>
            <w:tcW w:w="1016" w:type="dxa"/>
            <w:shd w:val="clear" w:color="auto" w:fill="auto"/>
            <w:noWrap/>
            <w:tcMar>
              <w:top w:w="15" w:type="dxa"/>
              <w:left w:w="15" w:type="dxa"/>
              <w:bottom w:w="0" w:type="dxa"/>
              <w:right w:w="15" w:type="dxa"/>
            </w:tcMar>
            <w:vAlign w:val="center"/>
            <w:hideMark/>
            <w:tcPrChange w:id="103" w:author="Chris Friedline" w:date="2015-06-24T13:45:00Z">
              <w:tcPr>
                <w:tcW w:w="1016" w:type="dxa"/>
                <w:shd w:val="clear" w:color="auto" w:fill="auto"/>
                <w:noWrap/>
                <w:tcMar>
                  <w:top w:w="15" w:type="dxa"/>
                  <w:left w:w="15" w:type="dxa"/>
                  <w:bottom w:w="0" w:type="dxa"/>
                  <w:right w:w="15" w:type="dxa"/>
                </w:tcMar>
                <w:vAlign w:val="center"/>
                <w:hideMark/>
              </w:tcPr>
            </w:tcPrChange>
          </w:tcPr>
          <w:p w14:paraId="21B529F4" w14:textId="77777777" w:rsidR="00AF5A7D" w:rsidRDefault="00AF5A7D">
            <w:pPr>
              <w:rPr>
                <w:rFonts w:eastAsia="Times New Roman" w:cs="Times New Roman"/>
                <w:color w:val="000000"/>
              </w:rPr>
            </w:pPr>
            <w:r>
              <w:rPr>
                <w:rFonts w:eastAsia="Times New Roman" w:cs="Times New Roman"/>
                <w:color w:val="000000"/>
              </w:rPr>
              <w:t>UN0357</w:t>
            </w:r>
          </w:p>
        </w:tc>
        <w:tc>
          <w:tcPr>
            <w:tcW w:w="3049" w:type="dxa"/>
            <w:shd w:val="clear" w:color="auto" w:fill="auto"/>
            <w:noWrap/>
            <w:tcMar>
              <w:top w:w="15" w:type="dxa"/>
              <w:left w:w="15" w:type="dxa"/>
              <w:bottom w:w="0" w:type="dxa"/>
              <w:right w:w="15" w:type="dxa"/>
            </w:tcMar>
            <w:vAlign w:val="center"/>
            <w:hideMark/>
            <w:tcPrChange w:id="104" w:author="Chris Friedline" w:date="2015-06-24T13:45:00Z">
              <w:tcPr>
                <w:tcW w:w="3049" w:type="dxa"/>
                <w:shd w:val="clear" w:color="auto" w:fill="auto"/>
                <w:noWrap/>
                <w:tcMar>
                  <w:top w:w="15" w:type="dxa"/>
                  <w:left w:w="15" w:type="dxa"/>
                  <w:bottom w:w="0" w:type="dxa"/>
                  <w:right w:w="15" w:type="dxa"/>
                </w:tcMar>
                <w:vAlign w:val="center"/>
                <w:hideMark/>
              </w:tcPr>
            </w:tcPrChange>
          </w:tcPr>
          <w:p w14:paraId="3E17448A" w14:textId="77777777" w:rsidR="00AF5A7D" w:rsidRDefault="00AF5A7D">
            <w:pPr>
              <w:rPr>
                <w:rFonts w:eastAsia="Times New Roman" w:cs="Times New Roman"/>
                <w:color w:val="000000"/>
              </w:rPr>
            </w:pPr>
            <w:r>
              <w:rPr>
                <w:rFonts w:eastAsia="Times New Roman" w:cs="Times New Roman"/>
                <w:color w:val="000000"/>
              </w:rPr>
              <w:t>mt3_picglmetallothionein-like protein emb30</w:t>
            </w:r>
          </w:p>
        </w:tc>
        <w:tc>
          <w:tcPr>
            <w:tcW w:w="810" w:type="dxa"/>
            <w:shd w:val="clear" w:color="auto" w:fill="auto"/>
            <w:noWrap/>
            <w:tcMar>
              <w:top w:w="15" w:type="dxa"/>
              <w:left w:w="15" w:type="dxa"/>
              <w:bottom w:w="0" w:type="dxa"/>
              <w:right w:w="15" w:type="dxa"/>
            </w:tcMar>
            <w:vAlign w:val="center"/>
            <w:hideMark/>
            <w:tcPrChange w:id="105" w:author="Chris Friedline" w:date="2015-06-24T13:45:00Z">
              <w:tcPr>
                <w:tcW w:w="810" w:type="dxa"/>
                <w:shd w:val="clear" w:color="auto" w:fill="auto"/>
                <w:noWrap/>
                <w:tcMar>
                  <w:top w:w="15" w:type="dxa"/>
                  <w:left w:w="15" w:type="dxa"/>
                  <w:bottom w:w="0" w:type="dxa"/>
                  <w:right w:w="15" w:type="dxa"/>
                </w:tcMar>
                <w:vAlign w:val="center"/>
                <w:hideMark/>
              </w:tcPr>
            </w:tcPrChange>
          </w:tcPr>
          <w:p w14:paraId="1DAD463D" w14:textId="77777777" w:rsidR="00AF5A7D" w:rsidRDefault="00AF5A7D">
            <w:pPr>
              <w:jc w:val="right"/>
              <w:rPr>
                <w:rFonts w:eastAsia="Times New Roman" w:cs="Times New Roman"/>
                <w:color w:val="000000"/>
              </w:rPr>
            </w:pPr>
            <w:r>
              <w:rPr>
                <w:rFonts w:eastAsia="Times New Roman" w:cs="Times New Roman"/>
                <w:color w:val="000000"/>
              </w:rPr>
              <w:t>641</w:t>
            </w:r>
          </w:p>
        </w:tc>
        <w:tc>
          <w:tcPr>
            <w:tcW w:w="1170" w:type="dxa"/>
            <w:shd w:val="clear" w:color="auto" w:fill="auto"/>
            <w:noWrap/>
            <w:tcMar>
              <w:top w:w="15" w:type="dxa"/>
              <w:left w:w="15" w:type="dxa"/>
              <w:bottom w:w="0" w:type="dxa"/>
              <w:right w:w="15" w:type="dxa"/>
            </w:tcMar>
            <w:vAlign w:val="center"/>
            <w:hideMark/>
            <w:tcPrChange w:id="106" w:author="Chris Friedline" w:date="2015-06-24T13:45:00Z">
              <w:tcPr>
                <w:tcW w:w="1170" w:type="dxa"/>
                <w:shd w:val="clear" w:color="auto" w:fill="auto"/>
                <w:noWrap/>
                <w:tcMar>
                  <w:top w:w="15" w:type="dxa"/>
                  <w:left w:w="15" w:type="dxa"/>
                  <w:bottom w:w="0" w:type="dxa"/>
                  <w:right w:w="15" w:type="dxa"/>
                </w:tcMar>
                <w:vAlign w:val="center"/>
                <w:hideMark/>
              </w:tcPr>
            </w:tcPrChange>
          </w:tcPr>
          <w:p w14:paraId="1B6C5F6A" w14:textId="77777777" w:rsidR="00AF5A7D" w:rsidRDefault="00AF5A7D">
            <w:pPr>
              <w:jc w:val="right"/>
              <w:rPr>
                <w:rFonts w:eastAsia="Times New Roman" w:cs="Times New Roman"/>
                <w:color w:val="000000"/>
              </w:rPr>
            </w:pPr>
            <w:r>
              <w:rPr>
                <w:rFonts w:eastAsia="Times New Roman" w:cs="Times New Roman"/>
                <w:color w:val="000000"/>
              </w:rPr>
              <w:t>8.30E-30</w:t>
            </w:r>
          </w:p>
        </w:tc>
        <w:tc>
          <w:tcPr>
            <w:tcW w:w="938" w:type="dxa"/>
            <w:shd w:val="clear" w:color="auto" w:fill="auto"/>
            <w:noWrap/>
            <w:tcMar>
              <w:top w:w="15" w:type="dxa"/>
              <w:left w:w="15" w:type="dxa"/>
              <w:bottom w:w="0" w:type="dxa"/>
              <w:right w:w="15" w:type="dxa"/>
            </w:tcMar>
            <w:vAlign w:val="center"/>
            <w:hideMark/>
            <w:tcPrChange w:id="107" w:author="Chris Friedline" w:date="2015-06-24T13:45:00Z">
              <w:tcPr>
                <w:tcW w:w="938" w:type="dxa"/>
                <w:shd w:val="clear" w:color="auto" w:fill="auto"/>
                <w:noWrap/>
                <w:tcMar>
                  <w:top w:w="15" w:type="dxa"/>
                  <w:left w:w="15" w:type="dxa"/>
                  <w:bottom w:w="0" w:type="dxa"/>
                  <w:right w:w="15" w:type="dxa"/>
                </w:tcMar>
                <w:vAlign w:val="center"/>
                <w:hideMark/>
              </w:tcPr>
            </w:tcPrChange>
          </w:tcPr>
          <w:p w14:paraId="27952367" w14:textId="77777777" w:rsidR="00AF5A7D" w:rsidRDefault="00AF5A7D">
            <w:pPr>
              <w:jc w:val="right"/>
              <w:rPr>
                <w:rFonts w:eastAsia="Times New Roman" w:cs="Times New Roman"/>
                <w:color w:val="000000"/>
              </w:rPr>
            </w:pPr>
            <w:r>
              <w:rPr>
                <w:rFonts w:eastAsia="Times New Roman" w:cs="Times New Roman"/>
                <w:color w:val="000000"/>
              </w:rPr>
              <w:t>74</w:t>
            </w:r>
          </w:p>
        </w:tc>
        <w:tc>
          <w:tcPr>
            <w:tcW w:w="431" w:type="dxa"/>
            <w:tcPrChange w:id="108" w:author="Chris Friedline" w:date="2015-06-24T13:45:00Z">
              <w:tcPr>
                <w:tcW w:w="431" w:type="dxa"/>
              </w:tcPr>
            </w:tcPrChange>
          </w:tcPr>
          <w:p w14:paraId="392E395D" w14:textId="77777777" w:rsidR="00AF5A7D" w:rsidRPr="00CE299A" w:rsidRDefault="00AF5A7D">
            <w:pPr>
              <w:rPr>
                <w:ins w:id="109" w:author="Chris Friedline" w:date="2015-06-24T13:45:00Z"/>
                <w:rFonts w:eastAsia="Times New Roman" w:cs="Times New Roman"/>
                <w:color w:val="000000"/>
              </w:rPr>
            </w:pPr>
          </w:p>
        </w:tc>
        <w:tc>
          <w:tcPr>
            <w:tcW w:w="1530" w:type="dxa"/>
            <w:shd w:val="clear" w:color="auto" w:fill="auto"/>
            <w:tcMar>
              <w:top w:w="15" w:type="dxa"/>
              <w:left w:w="15" w:type="dxa"/>
              <w:bottom w:w="0" w:type="dxa"/>
              <w:right w:w="15" w:type="dxa"/>
            </w:tcMar>
            <w:vAlign w:val="center"/>
            <w:hideMark/>
            <w:tcPrChange w:id="110" w:author="Chris Friedline" w:date="2015-06-24T13:45:00Z">
              <w:tcPr>
                <w:tcW w:w="3093" w:type="dxa"/>
                <w:shd w:val="clear" w:color="auto" w:fill="auto"/>
                <w:tcMar>
                  <w:top w:w="15" w:type="dxa"/>
                  <w:left w:w="15" w:type="dxa"/>
                  <w:bottom w:w="0" w:type="dxa"/>
                  <w:right w:w="15" w:type="dxa"/>
                </w:tcMar>
                <w:vAlign w:val="center"/>
                <w:hideMark/>
              </w:tcPr>
            </w:tcPrChange>
          </w:tcPr>
          <w:p w14:paraId="1F7BDB3F" w14:textId="6D42DD3C" w:rsidR="00AF5A7D" w:rsidRPr="00CE299A" w:rsidRDefault="00AF5A7D">
            <w:pPr>
              <w:rPr>
                <w:rFonts w:eastAsia="Times New Roman" w:cs="Times New Roman"/>
                <w:color w:val="000000"/>
              </w:rPr>
            </w:pPr>
            <w:r w:rsidRPr="00CE299A">
              <w:rPr>
                <w:rFonts w:eastAsia="Times New Roman" w:cs="Times New Roman"/>
                <w:color w:val="000000"/>
              </w:rPr>
              <w:t>MA_9307 [23848, 24180]</w:t>
            </w:r>
          </w:p>
        </w:tc>
      </w:tr>
      <w:tr w:rsidR="00AF5A7D" w14:paraId="355370B6" w14:textId="77777777" w:rsidTr="00AF5A7D">
        <w:trPr>
          <w:trHeight w:val="900"/>
          <w:jc w:val="center"/>
          <w:trPrChange w:id="111" w:author="Chris Friedline" w:date="2015-06-24T13:45:00Z">
            <w:trPr>
              <w:trHeight w:val="900"/>
              <w:jc w:val="center"/>
            </w:trPr>
          </w:trPrChange>
        </w:trPr>
        <w:tc>
          <w:tcPr>
            <w:tcW w:w="1016" w:type="dxa"/>
            <w:shd w:val="clear" w:color="auto" w:fill="auto"/>
            <w:noWrap/>
            <w:tcMar>
              <w:top w:w="15" w:type="dxa"/>
              <w:left w:w="15" w:type="dxa"/>
              <w:bottom w:w="0" w:type="dxa"/>
              <w:right w:w="15" w:type="dxa"/>
            </w:tcMar>
            <w:vAlign w:val="center"/>
            <w:hideMark/>
            <w:tcPrChange w:id="112" w:author="Chris Friedline" w:date="2015-06-24T13:45:00Z">
              <w:tcPr>
                <w:tcW w:w="1016" w:type="dxa"/>
                <w:shd w:val="clear" w:color="auto" w:fill="auto"/>
                <w:noWrap/>
                <w:tcMar>
                  <w:top w:w="15" w:type="dxa"/>
                  <w:left w:w="15" w:type="dxa"/>
                  <w:bottom w:w="0" w:type="dxa"/>
                  <w:right w:w="15" w:type="dxa"/>
                </w:tcMar>
                <w:vAlign w:val="center"/>
                <w:hideMark/>
              </w:tcPr>
            </w:tcPrChange>
          </w:tcPr>
          <w:p w14:paraId="49BF24B5" w14:textId="77777777" w:rsidR="00AF5A7D" w:rsidRDefault="00AF5A7D">
            <w:pPr>
              <w:rPr>
                <w:rFonts w:eastAsia="Times New Roman" w:cs="Times New Roman"/>
                <w:color w:val="000000"/>
              </w:rPr>
            </w:pPr>
            <w:r>
              <w:rPr>
                <w:rFonts w:eastAsia="Times New Roman" w:cs="Times New Roman"/>
                <w:color w:val="000000"/>
              </w:rPr>
              <w:t>UN0359</w:t>
            </w:r>
          </w:p>
        </w:tc>
        <w:tc>
          <w:tcPr>
            <w:tcW w:w="3049" w:type="dxa"/>
            <w:shd w:val="clear" w:color="auto" w:fill="auto"/>
            <w:noWrap/>
            <w:tcMar>
              <w:top w:w="15" w:type="dxa"/>
              <w:left w:w="15" w:type="dxa"/>
              <w:bottom w:w="0" w:type="dxa"/>
              <w:right w:w="15" w:type="dxa"/>
            </w:tcMar>
            <w:vAlign w:val="center"/>
            <w:hideMark/>
            <w:tcPrChange w:id="113" w:author="Chris Friedline" w:date="2015-06-24T13:45:00Z">
              <w:tcPr>
                <w:tcW w:w="3049" w:type="dxa"/>
                <w:shd w:val="clear" w:color="auto" w:fill="auto"/>
                <w:noWrap/>
                <w:tcMar>
                  <w:top w:w="15" w:type="dxa"/>
                  <w:left w:w="15" w:type="dxa"/>
                  <w:bottom w:w="0" w:type="dxa"/>
                  <w:right w:w="15" w:type="dxa"/>
                </w:tcMar>
                <w:vAlign w:val="center"/>
                <w:hideMark/>
              </w:tcPr>
            </w:tcPrChange>
          </w:tcPr>
          <w:p w14:paraId="44F008CC" w14:textId="77777777" w:rsidR="00AF5A7D" w:rsidRDefault="00AF5A7D">
            <w:pPr>
              <w:rPr>
                <w:rFonts w:eastAsia="Times New Roman" w:cs="Times New Roman"/>
                <w:color w:val="000000"/>
              </w:rPr>
            </w:pPr>
            <w:r>
              <w:rPr>
                <w:rFonts w:eastAsia="Times New Roman" w:cs="Times New Roman"/>
                <w:color w:val="000000"/>
              </w:rPr>
              <w:t>mt3_picglmetallothionein-like protein emb30</w:t>
            </w:r>
          </w:p>
        </w:tc>
        <w:tc>
          <w:tcPr>
            <w:tcW w:w="810" w:type="dxa"/>
            <w:shd w:val="clear" w:color="auto" w:fill="auto"/>
            <w:noWrap/>
            <w:tcMar>
              <w:top w:w="15" w:type="dxa"/>
              <w:left w:w="15" w:type="dxa"/>
              <w:bottom w:w="0" w:type="dxa"/>
              <w:right w:w="15" w:type="dxa"/>
            </w:tcMar>
            <w:vAlign w:val="center"/>
            <w:hideMark/>
            <w:tcPrChange w:id="114" w:author="Chris Friedline" w:date="2015-06-24T13:45:00Z">
              <w:tcPr>
                <w:tcW w:w="810" w:type="dxa"/>
                <w:shd w:val="clear" w:color="auto" w:fill="auto"/>
                <w:noWrap/>
                <w:tcMar>
                  <w:top w:w="15" w:type="dxa"/>
                  <w:left w:w="15" w:type="dxa"/>
                  <w:bottom w:w="0" w:type="dxa"/>
                  <w:right w:w="15" w:type="dxa"/>
                </w:tcMar>
                <w:vAlign w:val="center"/>
                <w:hideMark/>
              </w:tcPr>
            </w:tcPrChange>
          </w:tcPr>
          <w:p w14:paraId="478E5A2B" w14:textId="77777777" w:rsidR="00AF5A7D" w:rsidRDefault="00AF5A7D">
            <w:pPr>
              <w:jc w:val="right"/>
              <w:rPr>
                <w:rFonts w:eastAsia="Times New Roman" w:cs="Times New Roman"/>
                <w:color w:val="000000"/>
              </w:rPr>
            </w:pPr>
            <w:r>
              <w:rPr>
                <w:rFonts w:eastAsia="Times New Roman" w:cs="Times New Roman"/>
                <w:color w:val="000000"/>
              </w:rPr>
              <w:t>698</w:t>
            </w:r>
          </w:p>
        </w:tc>
        <w:tc>
          <w:tcPr>
            <w:tcW w:w="1170" w:type="dxa"/>
            <w:shd w:val="clear" w:color="auto" w:fill="auto"/>
            <w:noWrap/>
            <w:tcMar>
              <w:top w:w="15" w:type="dxa"/>
              <w:left w:w="15" w:type="dxa"/>
              <w:bottom w:w="0" w:type="dxa"/>
              <w:right w:w="15" w:type="dxa"/>
            </w:tcMar>
            <w:vAlign w:val="center"/>
            <w:hideMark/>
            <w:tcPrChange w:id="115" w:author="Chris Friedline" w:date="2015-06-24T13:45:00Z">
              <w:tcPr>
                <w:tcW w:w="1170" w:type="dxa"/>
                <w:shd w:val="clear" w:color="auto" w:fill="auto"/>
                <w:noWrap/>
                <w:tcMar>
                  <w:top w:w="15" w:type="dxa"/>
                  <w:left w:w="15" w:type="dxa"/>
                  <w:bottom w:w="0" w:type="dxa"/>
                  <w:right w:w="15" w:type="dxa"/>
                </w:tcMar>
                <w:vAlign w:val="center"/>
                <w:hideMark/>
              </w:tcPr>
            </w:tcPrChange>
          </w:tcPr>
          <w:p w14:paraId="3B25F837" w14:textId="77777777" w:rsidR="00AF5A7D" w:rsidRDefault="00AF5A7D">
            <w:pPr>
              <w:jc w:val="right"/>
              <w:rPr>
                <w:rFonts w:eastAsia="Times New Roman" w:cs="Times New Roman"/>
                <w:color w:val="000000"/>
              </w:rPr>
            </w:pPr>
            <w:r>
              <w:rPr>
                <w:rFonts w:eastAsia="Times New Roman" w:cs="Times New Roman"/>
                <w:color w:val="000000"/>
              </w:rPr>
              <w:t>5.70E-26</w:t>
            </w:r>
          </w:p>
        </w:tc>
        <w:tc>
          <w:tcPr>
            <w:tcW w:w="938" w:type="dxa"/>
            <w:shd w:val="clear" w:color="auto" w:fill="auto"/>
            <w:noWrap/>
            <w:tcMar>
              <w:top w:w="15" w:type="dxa"/>
              <w:left w:w="15" w:type="dxa"/>
              <w:bottom w:w="0" w:type="dxa"/>
              <w:right w:w="15" w:type="dxa"/>
            </w:tcMar>
            <w:vAlign w:val="center"/>
            <w:hideMark/>
            <w:tcPrChange w:id="116" w:author="Chris Friedline" w:date="2015-06-24T13:45:00Z">
              <w:tcPr>
                <w:tcW w:w="938" w:type="dxa"/>
                <w:shd w:val="clear" w:color="auto" w:fill="auto"/>
                <w:noWrap/>
                <w:tcMar>
                  <w:top w:w="15" w:type="dxa"/>
                  <w:left w:w="15" w:type="dxa"/>
                  <w:bottom w:w="0" w:type="dxa"/>
                  <w:right w:w="15" w:type="dxa"/>
                </w:tcMar>
                <w:vAlign w:val="center"/>
                <w:hideMark/>
              </w:tcPr>
            </w:tcPrChange>
          </w:tcPr>
          <w:p w14:paraId="3AB03298" w14:textId="77777777" w:rsidR="00AF5A7D" w:rsidRDefault="00AF5A7D">
            <w:pPr>
              <w:jc w:val="right"/>
              <w:rPr>
                <w:rFonts w:eastAsia="Times New Roman" w:cs="Times New Roman"/>
                <w:color w:val="000000"/>
              </w:rPr>
            </w:pPr>
            <w:r>
              <w:rPr>
                <w:rFonts w:eastAsia="Times New Roman" w:cs="Times New Roman"/>
                <w:color w:val="000000"/>
              </w:rPr>
              <w:t>62</w:t>
            </w:r>
          </w:p>
        </w:tc>
        <w:tc>
          <w:tcPr>
            <w:tcW w:w="431" w:type="dxa"/>
            <w:tcPrChange w:id="117" w:author="Chris Friedline" w:date="2015-06-24T13:45:00Z">
              <w:tcPr>
                <w:tcW w:w="431" w:type="dxa"/>
              </w:tcPr>
            </w:tcPrChange>
          </w:tcPr>
          <w:p w14:paraId="7888E3A4" w14:textId="77777777" w:rsidR="00AF5A7D" w:rsidRPr="00CE299A" w:rsidRDefault="00AF5A7D">
            <w:pPr>
              <w:rPr>
                <w:ins w:id="118" w:author="Chris Friedline" w:date="2015-06-24T13:45:00Z"/>
                <w:rFonts w:eastAsia="Times New Roman" w:cs="Times New Roman"/>
                <w:color w:val="000000"/>
              </w:rPr>
            </w:pPr>
          </w:p>
        </w:tc>
        <w:tc>
          <w:tcPr>
            <w:tcW w:w="1530" w:type="dxa"/>
            <w:shd w:val="clear" w:color="auto" w:fill="auto"/>
            <w:tcMar>
              <w:top w:w="15" w:type="dxa"/>
              <w:left w:w="15" w:type="dxa"/>
              <w:bottom w:w="0" w:type="dxa"/>
              <w:right w:w="15" w:type="dxa"/>
            </w:tcMar>
            <w:vAlign w:val="center"/>
            <w:hideMark/>
            <w:tcPrChange w:id="119" w:author="Chris Friedline" w:date="2015-06-24T13:45:00Z">
              <w:tcPr>
                <w:tcW w:w="3093" w:type="dxa"/>
                <w:shd w:val="clear" w:color="auto" w:fill="auto"/>
                <w:tcMar>
                  <w:top w:w="15" w:type="dxa"/>
                  <w:left w:w="15" w:type="dxa"/>
                  <w:bottom w:w="0" w:type="dxa"/>
                  <w:right w:w="15" w:type="dxa"/>
                </w:tcMar>
                <w:vAlign w:val="center"/>
                <w:hideMark/>
              </w:tcPr>
            </w:tcPrChange>
          </w:tcPr>
          <w:p w14:paraId="1491B82E" w14:textId="3D5B7449" w:rsidR="00AF5A7D" w:rsidRPr="00CE299A" w:rsidRDefault="00AF5A7D">
            <w:pPr>
              <w:rPr>
                <w:rFonts w:eastAsia="Times New Roman" w:cs="Times New Roman"/>
                <w:color w:val="000000"/>
              </w:rPr>
            </w:pPr>
            <w:r w:rsidRPr="00CE299A">
              <w:rPr>
                <w:rFonts w:eastAsia="Times New Roman" w:cs="Times New Roman"/>
                <w:color w:val="000000"/>
              </w:rPr>
              <w:t>MA_70859 [5202, 5433]</w:t>
            </w:r>
          </w:p>
        </w:tc>
      </w:tr>
      <w:tr w:rsidR="00AF5A7D" w14:paraId="52213C15" w14:textId="77777777" w:rsidTr="00AF5A7D">
        <w:trPr>
          <w:trHeight w:val="900"/>
          <w:jc w:val="center"/>
          <w:trPrChange w:id="120" w:author="Chris Friedline" w:date="2015-06-24T13:45:00Z">
            <w:trPr>
              <w:trHeight w:val="900"/>
              <w:jc w:val="center"/>
            </w:trPr>
          </w:trPrChange>
        </w:trPr>
        <w:tc>
          <w:tcPr>
            <w:tcW w:w="1016" w:type="dxa"/>
            <w:shd w:val="clear" w:color="auto" w:fill="auto"/>
            <w:noWrap/>
            <w:tcMar>
              <w:top w:w="15" w:type="dxa"/>
              <w:left w:w="15" w:type="dxa"/>
              <w:bottom w:w="0" w:type="dxa"/>
              <w:right w:w="15" w:type="dxa"/>
            </w:tcMar>
            <w:vAlign w:val="center"/>
            <w:hideMark/>
            <w:tcPrChange w:id="121" w:author="Chris Friedline" w:date="2015-06-24T13:45:00Z">
              <w:tcPr>
                <w:tcW w:w="1016" w:type="dxa"/>
                <w:shd w:val="clear" w:color="auto" w:fill="auto"/>
                <w:noWrap/>
                <w:tcMar>
                  <w:top w:w="15" w:type="dxa"/>
                  <w:left w:w="15" w:type="dxa"/>
                  <w:bottom w:w="0" w:type="dxa"/>
                  <w:right w:w="15" w:type="dxa"/>
                </w:tcMar>
                <w:vAlign w:val="center"/>
                <w:hideMark/>
              </w:tcPr>
            </w:tcPrChange>
          </w:tcPr>
          <w:p w14:paraId="5D17D234" w14:textId="77777777" w:rsidR="00AF5A7D" w:rsidRDefault="00AF5A7D">
            <w:pPr>
              <w:rPr>
                <w:rFonts w:eastAsia="Times New Roman" w:cs="Times New Roman"/>
                <w:color w:val="000000"/>
              </w:rPr>
            </w:pPr>
            <w:r>
              <w:rPr>
                <w:rFonts w:eastAsia="Times New Roman" w:cs="Times New Roman"/>
                <w:color w:val="000000"/>
              </w:rPr>
              <w:t>UN0362</w:t>
            </w:r>
          </w:p>
        </w:tc>
        <w:tc>
          <w:tcPr>
            <w:tcW w:w="3049" w:type="dxa"/>
            <w:shd w:val="clear" w:color="auto" w:fill="auto"/>
            <w:noWrap/>
            <w:tcMar>
              <w:top w:w="15" w:type="dxa"/>
              <w:left w:w="15" w:type="dxa"/>
              <w:bottom w:w="0" w:type="dxa"/>
              <w:right w:w="15" w:type="dxa"/>
            </w:tcMar>
            <w:vAlign w:val="center"/>
            <w:hideMark/>
            <w:tcPrChange w:id="122" w:author="Chris Friedline" w:date="2015-06-24T13:45:00Z">
              <w:tcPr>
                <w:tcW w:w="3049" w:type="dxa"/>
                <w:shd w:val="clear" w:color="auto" w:fill="auto"/>
                <w:noWrap/>
                <w:tcMar>
                  <w:top w:w="15" w:type="dxa"/>
                  <w:left w:w="15" w:type="dxa"/>
                  <w:bottom w:w="0" w:type="dxa"/>
                  <w:right w:w="15" w:type="dxa"/>
                </w:tcMar>
                <w:vAlign w:val="center"/>
                <w:hideMark/>
              </w:tcPr>
            </w:tcPrChange>
          </w:tcPr>
          <w:p w14:paraId="75E7F7CB" w14:textId="77777777" w:rsidR="00AF5A7D" w:rsidRDefault="00AF5A7D">
            <w:pPr>
              <w:rPr>
                <w:rFonts w:eastAsia="Times New Roman" w:cs="Times New Roman"/>
                <w:color w:val="000000"/>
              </w:rPr>
            </w:pPr>
            <w:r>
              <w:rPr>
                <w:rFonts w:eastAsia="Times New Roman" w:cs="Times New Roman"/>
                <w:color w:val="000000"/>
              </w:rPr>
              <w:t>chi5_orysjchitinase 5</w:t>
            </w:r>
          </w:p>
        </w:tc>
        <w:tc>
          <w:tcPr>
            <w:tcW w:w="810" w:type="dxa"/>
            <w:shd w:val="clear" w:color="auto" w:fill="auto"/>
            <w:noWrap/>
            <w:tcMar>
              <w:top w:w="15" w:type="dxa"/>
              <w:left w:w="15" w:type="dxa"/>
              <w:bottom w:w="0" w:type="dxa"/>
              <w:right w:w="15" w:type="dxa"/>
            </w:tcMar>
            <w:vAlign w:val="center"/>
            <w:hideMark/>
            <w:tcPrChange w:id="123" w:author="Chris Friedline" w:date="2015-06-24T13:45:00Z">
              <w:tcPr>
                <w:tcW w:w="810" w:type="dxa"/>
                <w:shd w:val="clear" w:color="auto" w:fill="auto"/>
                <w:noWrap/>
                <w:tcMar>
                  <w:top w:w="15" w:type="dxa"/>
                  <w:left w:w="15" w:type="dxa"/>
                  <w:bottom w:w="0" w:type="dxa"/>
                  <w:right w:w="15" w:type="dxa"/>
                </w:tcMar>
                <w:vAlign w:val="center"/>
                <w:hideMark/>
              </w:tcPr>
            </w:tcPrChange>
          </w:tcPr>
          <w:p w14:paraId="5F1A1DF5" w14:textId="77777777" w:rsidR="00AF5A7D" w:rsidRDefault="00AF5A7D">
            <w:pPr>
              <w:jc w:val="right"/>
              <w:rPr>
                <w:rFonts w:eastAsia="Times New Roman" w:cs="Times New Roman"/>
                <w:color w:val="000000"/>
              </w:rPr>
            </w:pPr>
            <w:r>
              <w:rPr>
                <w:rFonts w:eastAsia="Times New Roman" w:cs="Times New Roman"/>
                <w:color w:val="000000"/>
              </w:rPr>
              <w:t>647</w:t>
            </w:r>
          </w:p>
        </w:tc>
        <w:tc>
          <w:tcPr>
            <w:tcW w:w="1170" w:type="dxa"/>
            <w:shd w:val="clear" w:color="auto" w:fill="auto"/>
            <w:noWrap/>
            <w:tcMar>
              <w:top w:w="15" w:type="dxa"/>
              <w:left w:w="15" w:type="dxa"/>
              <w:bottom w:w="0" w:type="dxa"/>
              <w:right w:w="15" w:type="dxa"/>
            </w:tcMar>
            <w:vAlign w:val="center"/>
            <w:hideMark/>
            <w:tcPrChange w:id="124" w:author="Chris Friedline" w:date="2015-06-24T13:45:00Z">
              <w:tcPr>
                <w:tcW w:w="1170" w:type="dxa"/>
                <w:shd w:val="clear" w:color="auto" w:fill="auto"/>
                <w:noWrap/>
                <w:tcMar>
                  <w:top w:w="15" w:type="dxa"/>
                  <w:left w:w="15" w:type="dxa"/>
                  <w:bottom w:w="0" w:type="dxa"/>
                  <w:right w:w="15" w:type="dxa"/>
                </w:tcMar>
                <w:vAlign w:val="center"/>
                <w:hideMark/>
              </w:tcPr>
            </w:tcPrChange>
          </w:tcPr>
          <w:p w14:paraId="07FC198C" w14:textId="77777777" w:rsidR="00AF5A7D" w:rsidRDefault="00AF5A7D">
            <w:pPr>
              <w:jc w:val="right"/>
              <w:rPr>
                <w:rFonts w:eastAsia="Times New Roman" w:cs="Times New Roman"/>
                <w:color w:val="000000"/>
              </w:rPr>
            </w:pPr>
            <w:r>
              <w:rPr>
                <w:rFonts w:eastAsia="Times New Roman" w:cs="Times New Roman"/>
                <w:color w:val="000000"/>
              </w:rPr>
              <w:t>9.40E-45</w:t>
            </w:r>
          </w:p>
        </w:tc>
        <w:tc>
          <w:tcPr>
            <w:tcW w:w="938" w:type="dxa"/>
            <w:shd w:val="clear" w:color="auto" w:fill="auto"/>
            <w:noWrap/>
            <w:tcMar>
              <w:top w:w="15" w:type="dxa"/>
              <w:left w:w="15" w:type="dxa"/>
              <w:bottom w:w="0" w:type="dxa"/>
              <w:right w:w="15" w:type="dxa"/>
            </w:tcMar>
            <w:vAlign w:val="center"/>
            <w:hideMark/>
            <w:tcPrChange w:id="125" w:author="Chris Friedline" w:date="2015-06-24T13:45:00Z">
              <w:tcPr>
                <w:tcW w:w="938" w:type="dxa"/>
                <w:shd w:val="clear" w:color="auto" w:fill="auto"/>
                <w:noWrap/>
                <w:tcMar>
                  <w:top w:w="15" w:type="dxa"/>
                  <w:left w:w="15" w:type="dxa"/>
                  <w:bottom w:w="0" w:type="dxa"/>
                  <w:right w:w="15" w:type="dxa"/>
                </w:tcMar>
                <w:vAlign w:val="center"/>
                <w:hideMark/>
              </w:tcPr>
            </w:tcPrChange>
          </w:tcPr>
          <w:p w14:paraId="6D6CC5A8" w14:textId="77777777" w:rsidR="00AF5A7D" w:rsidRDefault="00AF5A7D">
            <w:pPr>
              <w:jc w:val="right"/>
              <w:rPr>
                <w:rFonts w:eastAsia="Times New Roman" w:cs="Times New Roman"/>
                <w:color w:val="000000"/>
              </w:rPr>
            </w:pPr>
            <w:r>
              <w:rPr>
                <w:rFonts w:eastAsia="Times New Roman" w:cs="Times New Roman"/>
                <w:color w:val="000000"/>
              </w:rPr>
              <w:t>70.9</w:t>
            </w:r>
          </w:p>
        </w:tc>
        <w:tc>
          <w:tcPr>
            <w:tcW w:w="431" w:type="dxa"/>
            <w:tcPrChange w:id="126" w:author="Chris Friedline" w:date="2015-06-24T13:45:00Z">
              <w:tcPr>
                <w:tcW w:w="431" w:type="dxa"/>
              </w:tcPr>
            </w:tcPrChange>
          </w:tcPr>
          <w:p w14:paraId="1AA078D2" w14:textId="77777777" w:rsidR="00AF5A7D" w:rsidRPr="00CE299A" w:rsidRDefault="00AF5A7D">
            <w:pPr>
              <w:rPr>
                <w:ins w:id="127" w:author="Chris Friedline" w:date="2015-06-24T13:45:00Z"/>
                <w:rFonts w:eastAsia="Times New Roman" w:cs="Times New Roman"/>
                <w:color w:val="000000"/>
              </w:rPr>
            </w:pPr>
          </w:p>
        </w:tc>
        <w:tc>
          <w:tcPr>
            <w:tcW w:w="1530" w:type="dxa"/>
            <w:shd w:val="clear" w:color="auto" w:fill="auto"/>
            <w:tcMar>
              <w:top w:w="15" w:type="dxa"/>
              <w:left w:w="15" w:type="dxa"/>
              <w:bottom w:w="0" w:type="dxa"/>
              <w:right w:w="15" w:type="dxa"/>
            </w:tcMar>
            <w:vAlign w:val="center"/>
            <w:hideMark/>
            <w:tcPrChange w:id="128" w:author="Chris Friedline" w:date="2015-06-24T13:45:00Z">
              <w:tcPr>
                <w:tcW w:w="3093" w:type="dxa"/>
                <w:shd w:val="clear" w:color="auto" w:fill="auto"/>
                <w:tcMar>
                  <w:top w:w="15" w:type="dxa"/>
                  <w:left w:w="15" w:type="dxa"/>
                  <w:bottom w:w="0" w:type="dxa"/>
                  <w:right w:w="15" w:type="dxa"/>
                </w:tcMar>
                <w:vAlign w:val="center"/>
                <w:hideMark/>
              </w:tcPr>
            </w:tcPrChange>
          </w:tcPr>
          <w:p w14:paraId="00E7A7E9" w14:textId="36920397" w:rsidR="00AF5A7D" w:rsidRPr="00CE299A" w:rsidRDefault="00AF5A7D">
            <w:pPr>
              <w:rPr>
                <w:rFonts w:eastAsia="Times New Roman" w:cs="Times New Roman"/>
                <w:color w:val="000000"/>
              </w:rPr>
            </w:pPr>
            <w:r w:rsidRPr="00CE299A">
              <w:rPr>
                <w:rFonts w:eastAsia="Times New Roman" w:cs="Times New Roman"/>
                <w:color w:val="000000"/>
              </w:rPr>
              <w:t>MA_10427514 [562, 1039]</w:t>
            </w:r>
          </w:p>
        </w:tc>
      </w:tr>
    </w:tbl>
    <w:p w14:paraId="1816C274" w14:textId="77777777" w:rsidR="00CC0830" w:rsidRDefault="00CC0830" w:rsidP="00600063"/>
    <w:p w14:paraId="6F0BA6D5" w14:textId="6135C9AE" w:rsidR="00CC0830" w:rsidRPr="00DE179F" w:rsidRDefault="00CC0830" w:rsidP="00CC0830">
      <w:pPr>
        <w:pStyle w:val="Caption"/>
        <w:keepNext/>
      </w:pPr>
      <w:bookmarkStart w:id="129" w:name="_Ref292983539"/>
      <w:r>
        <w:t xml:space="preserve">Table </w:t>
      </w:r>
      <w:fldSimple w:instr=" SEQ Table \* ARABIC ">
        <w:r w:rsidR="00416773">
          <w:rPr>
            <w:noProof/>
          </w:rPr>
          <w:t>3</w:t>
        </w:r>
      </w:fldSimple>
      <w:bookmarkEnd w:id="129"/>
      <w:r>
        <w:t xml:space="preserve">: </w:t>
      </w:r>
      <w:r w:rsidR="000618A3" w:rsidRPr="000618A3">
        <w:t xml:space="preserve">Blastx </w:t>
      </w:r>
      <w:r w:rsidR="000618A3">
        <w:t>results against UniProtKB for 17 DE unigenes from needle</w:t>
      </w:r>
      <w:r w:rsidR="000618A3" w:rsidRPr="000618A3">
        <w:t xml:space="preserve"> tis</w:t>
      </w:r>
      <w:r w:rsidR="00F9367C">
        <w:t>sue. Length describes the length</w:t>
      </w:r>
      <w:r w:rsidR="000618A3" w:rsidRPr="000618A3">
        <w:t xml:space="preserve"> of the unigene, e-value the minimum e-value across all hits and similarity is the Mean sim. is the mean similarity between the unigene and its annotated sequence.</w:t>
      </w:r>
      <w:r w:rsidR="00365976">
        <w:t xml:space="preserve">  Max hits for eac</w:t>
      </w:r>
      <w:r w:rsidR="0036644F">
        <w:t>h unigene was restricted to 10 (UN0177=5, UN0323=9).</w:t>
      </w:r>
      <w:r w:rsidR="00DE179F">
        <w:t xml:space="preserve"> </w:t>
      </w:r>
      <w:r w:rsidR="00DE179F">
        <w:rPr>
          <w:i/>
        </w:rPr>
        <w:t>P. abies</w:t>
      </w:r>
      <w:r w:rsidR="00DE179F">
        <w:t xml:space="preserve"> indicates the location in the genome for each unigene</w:t>
      </w:r>
      <w:r w:rsidR="00416773">
        <w:t xml:space="preserve"> (contig [start, stop])</w:t>
      </w:r>
    </w:p>
    <w:tbl>
      <w:tblPr>
        <w:tblW w:w="8625" w:type="dxa"/>
        <w:jc w:val="center"/>
        <w:tblInd w:w="-450" w:type="dxa"/>
        <w:tblLayout w:type="fixed"/>
        <w:tblCellMar>
          <w:left w:w="0" w:type="dxa"/>
          <w:right w:w="0" w:type="dxa"/>
        </w:tblCellMar>
        <w:tblLook w:val="04A0" w:firstRow="1" w:lastRow="0" w:firstColumn="1" w:lastColumn="0" w:noHBand="0" w:noVBand="1"/>
        <w:tblPrChange w:id="130" w:author="Chris Friedline" w:date="2015-06-24T13:48:00Z">
          <w:tblPr>
            <w:tblW w:w="8430" w:type="dxa"/>
            <w:jc w:val="center"/>
            <w:tblInd w:w="-450" w:type="dxa"/>
            <w:tblLayout w:type="fixed"/>
            <w:tblCellMar>
              <w:left w:w="0" w:type="dxa"/>
              <w:right w:w="0" w:type="dxa"/>
            </w:tblCellMar>
            <w:tblLook w:val="04A0" w:firstRow="1" w:lastRow="0" w:firstColumn="1" w:lastColumn="0" w:noHBand="0" w:noVBand="1"/>
          </w:tblPr>
        </w:tblPrChange>
      </w:tblPr>
      <w:tblGrid>
        <w:gridCol w:w="1186"/>
        <w:gridCol w:w="2639"/>
        <w:gridCol w:w="810"/>
        <w:gridCol w:w="1076"/>
        <w:gridCol w:w="1024"/>
        <w:gridCol w:w="450"/>
        <w:gridCol w:w="1440"/>
        <w:tblGridChange w:id="131">
          <w:tblGrid>
            <w:gridCol w:w="1186"/>
            <w:gridCol w:w="2639"/>
            <w:gridCol w:w="810"/>
            <w:gridCol w:w="1076"/>
            <w:gridCol w:w="359"/>
            <w:gridCol w:w="1115"/>
            <w:gridCol w:w="1245"/>
          </w:tblGrid>
        </w:tblGridChange>
      </w:tblGrid>
      <w:tr w:rsidR="00501714" w14:paraId="3FAA1318" w14:textId="77777777" w:rsidTr="006058C3">
        <w:trPr>
          <w:trHeight w:val="320"/>
          <w:jc w:val="center"/>
          <w:trPrChange w:id="132" w:author="Chris Friedline" w:date="2015-06-24T13:48:00Z">
            <w:trPr>
              <w:trHeight w:val="320"/>
              <w:jc w:val="center"/>
            </w:trPr>
          </w:trPrChange>
        </w:trPr>
        <w:tc>
          <w:tcPr>
            <w:tcW w:w="1186" w:type="dxa"/>
            <w:tcBorders>
              <w:bottom w:val="single" w:sz="4" w:space="0" w:color="auto"/>
            </w:tcBorders>
            <w:shd w:val="clear" w:color="auto" w:fill="auto"/>
            <w:noWrap/>
            <w:tcMar>
              <w:top w:w="15" w:type="dxa"/>
              <w:left w:w="15" w:type="dxa"/>
              <w:bottom w:w="0" w:type="dxa"/>
              <w:right w:w="15" w:type="dxa"/>
            </w:tcMar>
            <w:vAlign w:val="center"/>
            <w:hideMark/>
            <w:tcPrChange w:id="133" w:author="Chris Friedline" w:date="2015-06-24T13:48:00Z">
              <w:tcPr>
                <w:tcW w:w="1186" w:type="dxa"/>
                <w:tcBorders>
                  <w:bottom w:val="single" w:sz="4" w:space="0" w:color="auto"/>
                </w:tcBorders>
                <w:shd w:val="clear" w:color="auto" w:fill="auto"/>
                <w:noWrap/>
                <w:tcMar>
                  <w:top w:w="15" w:type="dxa"/>
                  <w:left w:w="15" w:type="dxa"/>
                  <w:bottom w:w="0" w:type="dxa"/>
                  <w:right w:w="15" w:type="dxa"/>
                </w:tcMar>
                <w:vAlign w:val="center"/>
                <w:hideMark/>
              </w:tcPr>
            </w:tcPrChange>
          </w:tcPr>
          <w:p w14:paraId="3588B0D8" w14:textId="77777777" w:rsidR="00501714" w:rsidRDefault="00501714">
            <w:pPr>
              <w:rPr>
                <w:rFonts w:eastAsia="Times New Roman" w:cs="Times New Roman"/>
                <w:b/>
                <w:bCs/>
                <w:color w:val="000000"/>
              </w:rPr>
            </w:pPr>
            <w:r>
              <w:rPr>
                <w:rFonts w:eastAsia="Times New Roman" w:cs="Times New Roman"/>
                <w:b/>
                <w:bCs/>
                <w:color w:val="000000"/>
              </w:rPr>
              <w:t>Unigene</w:t>
            </w:r>
          </w:p>
        </w:tc>
        <w:tc>
          <w:tcPr>
            <w:tcW w:w="2639" w:type="dxa"/>
            <w:tcBorders>
              <w:bottom w:val="single" w:sz="4" w:space="0" w:color="auto"/>
            </w:tcBorders>
            <w:shd w:val="clear" w:color="auto" w:fill="auto"/>
            <w:tcMar>
              <w:top w:w="15" w:type="dxa"/>
              <w:left w:w="15" w:type="dxa"/>
              <w:bottom w:w="0" w:type="dxa"/>
              <w:right w:w="15" w:type="dxa"/>
            </w:tcMar>
            <w:vAlign w:val="center"/>
            <w:hideMark/>
            <w:tcPrChange w:id="134" w:author="Chris Friedline" w:date="2015-06-24T13:48:00Z">
              <w:tcPr>
                <w:tcW w:w="2639" w:type="dxa"/>
                <w:tcBorders>
                  <w:bottom w:val="single" w:sz="4" w:space="0" w:color="auto"/>
                </w:tcBorders>
                <w:shd w:val="clear" w:color="auto" w:fill="auto"/>
                <w:tcMar>
                  <w:top w:w="15" w:type="dxa"/>
                  <w:left w:w="15" w:type="dxa"/>
                  <w:bottom w:w="0" w:type="dxa"/>
                  <w:right w:w="15" w:type="dxa"/>
                </w:tcMar>
                <w:vAlign w:val="center"/>
                <w:hideMark/>
              </w:tcPr>
            </w:tcPrChange>
          </w:tcPr>
          <w:p w14:paraId="57F521F0" w14:textId="2A3F3DAB" w:rsidR="00501714" w:rsidRDefault="00501714">
            <w:pPr>
              <w:rPr>
                <w:rFonts w:eastAsia="Times New Roman" w:cs="Times New Roman"/>
                <w:b/>
                <w:bCs/>
                <w:color w:val="000000"/>
              </w:rPr>
            </w:pPr>
            <w:del w:id="135" w:author="Chris Friedline" w:date="2015-06-24T13:48:00Z">
              <w:r w:rsidDel="00501714">
                <w:rPr>
                  <w:rFonts w:eastAsia="Times New Roman" w:cs="Times New Roman"/>
                  <w:b/>
                  <w:bCs/>
                  <w:color w:val="000000"/>
                </w:rPr>
                <w:delText xml:space="preserve">UniProtKB </w:delText>
              </w:r>
            </w:del>
            <w:r>
              <w:rPr>
                <w:rFonts w:eastAsia="Times New Roman" w:cs="Times New Roman"/>
                <w:b/>
                <w:bCs/>
                <w:color w:val="000000"/>
              </w:rPr>
              <w:t>Description</w:t>
            </w:r>
          </w:p>
        </w:tc>
        <w:tc>
          <w:tcPr>
            <w:tcW w:w="810" w:type="dxa"/>
            <w:tcBorders>
              <w:bottom w:val="single" w:sz="4" w:space="0" w:color="auto"/>
            </w:tcBorders>
            <w:shd w:val="clear" w:color="auto" w:fill="auto"/>
            <w:noWrap/>
            <w:tcMar>
              <w:top w:w="15" w:type="dxa"/>
              <w:left w:w="15" w:type="dxa"/>
              <w:bottom w:w="0" w:type="dxa"/>
              <w:right w:w="15" w:type="dxa"/>
            </w:tcMar>
            <w:vAlign w:val="center"/>
            <w:hideMark/>
            <w:tcPrChange w:id="136" w:author="Chris Friedline" w:date="2015-06-24T13:48:00Z">
              <w:tcPr>
                <w:tcW w:w="810" w:type="dxa"/>
                <w:tcBorders>
                  <w:bottom w:val="single" w:sz="4" w:space="0" w:color="auto"/>
                </w:tcBorders>
                <w:shd w:val="clear" w:color="auto" w:fill="auto"/>
                <w:noWrap/>
                <w:tcMar>
                  <w:top w:w="15" w:type="dxa"/>
                  <w:left w:w="15" w:type="dxa"/>
                  <w:bottom w:w="0" w:type="dxa"/>
                  <w:right w:w="15" w:type="dxa"/>
                </w:tcMar>
                <w:vAlign w:val="center"/>
                <w:hideMark/>
              </w:tcPr>
            </w:tcPrChange>
          </w:tcPr>
          <w:p w14:paraId="7223DB5C" w14:textId="77777777" w:rsidR="00501714" w:rsidRDefault="00501714">
            <w:pPr>
              <w:jc w:val="right"/>
              <w:rPr>
                <w:rFonts w:eastAsia="Times New Roman" w:cs="Times New Roman"/>
                <w:b/>
                <w:bCs/>
                <w:color w:val="000000"/>
              </w:rPr>
            </w:pPr>
            <w:r>
              <w:rPr>
                <w:rFonts w:eastAsia="Times New Roman" w:cs="Times New Roman"/>
                <w:b/>
                <w:bCs/>
                <w:color w:val="000000"/>
              </w:rPr>
              <w:t>Length</w:t>
            </w:r>
          </w:p>
        </w:tc>
        <w:tc>
          <w:tcPr>
            <w:tcW w:w="1076" w:type="dxa"/>
            <w:tcBorders>
              <w:bottom w:val="single" w:sz="4" w:space="0" w:color="auto"/>
            </w:tcBorders>
            <w:shd w:val="clear" w:color="auto" w:fill="auto"/>
            <w:noWrap/>
            <w:tcMar>
              <w:top w:w="15" w:type="dxa"/>
              <w:left w:w="15" w:type="dxa"/>
              <w:bottom w:w="0" w:type="dxa"/>
              <w:right w:w="15" w:type="dxa"/>
            </w:tcMar>
            <w:vAlign w:val="center"/>
            <w:hideMark/>
            <w:tcPrChange w:id="137" w:author="Chris Friedline" w:date="2015-06-24T13:48:00Z">
              <w:tcPr>
                <w:tcW w:w="1076" w:type="dxa"/>
                <w:tcBorders>
                  <w:bottom w:val="single" w:sz="4" w:space="0" w:color="auto"/>
                </w:tcBorders>
                <w:shd w:val="clear" w:color="auto" w:fill="auto"/>
                <w:noWrap/>
                <w:tcMar>
                  <w:top w:w="15" w:type="dxa"/>
                  <w:left w:w="15" w:type="dxa"/>
                  <w:bottom w:w="0" w:type="dxa"/>
                  <w:right w:w="15" w:type="dxa"/>
                </w:tcMar>
                <w:vAlign w:val="center"/>
                <w:hideMark/>
              </w:tcPr>
            </w:tcPrChange>
          </w:tcPr>
          <w:p w14:paraId="64A35D31" w14:textId="77777777" w:rsidR="00501714" w:rsidRDefault="00501714">
            <w:pPr>
              <w:jc w:val="right"/>
              <w:rPr>
                <w:rFonts w:eastAsia="Times New Roman" w:cs="Times New Roman"/>
                <w:b/>
                <w:bCs/>
                <w:color w:val="000000"/>
              </w:rPr>
            </w:pPr>
            <w:r>
              <w:rPr>
                <w:rFonts w:eastAsia="Times New Roman" w:cs="Times New Roman"/>
                <w:b/>
                <w:bCs/>
                <w:color w:val="000000"/>
              </w:rPr>
              <w:t>E-value</w:t>
            </w:r>
          </w:p>
        </w:tc>
        <w:tc>
          <w:tcPr>
            <w:tcW w:w="1024" w:type="dxa"/>
            <w:tcBorders>
              <w:bottom w:val="single" w:sz="4" w:space="0" w:color="auto"/>
            </w:tcBorders>
            <w:shd w:val="clear" w:color="auto" w:fill="auto"/>
            <w:noWrap/>
            <w:tcMar>
              <w:top w:w="15" w:type="dxa"/>
              <w:left w:w="15" w:type="dxa"/>
              <w:bottom w:w="0" w:type="dxa"/>
              <w:right w:w="15" w:type="dxa"/>
            </w:tcMar>
            <w:vAlign w:val="center"/>
            <w:hideMark/>
            <w:tcPrChange w:id="138" w:author="Chris Friedline" w:date="2015-06-24T13:48:00Z">
              <w:tcPr>
                <w:tcW w:w="359" w:type="dxa"/>
                <w:tcBorders>
                  <w:bottom w:val="single" w:sz="4" w:space="0" w:color="auto"/>
                </w:tcBorders>
                <w:shd w:val="clear" w:color="auto" w:fill="auto"/>
                <w:noWrap/>
                <w:tcMar>
                  <w:top w:w="15" w:type="dxa"/>
                  <w:left w:w="15" w:type="dxa"/>
                  <w:bottom w:w="0" w:type="dxa"/>
                  <w:right w:w="15" w:type="dxa"/>
                </w:tcMar>
                <w:vAlign w:val="center"/>
                <w:hideMark/>
              </w:tcPr>
            </w:tcPrChange>
          </w:tcPr>
          <w:p w14:paraId="6A3B1BE8" w14:textId="740FE1F9" w:rsidR="00501714" w:rsidRDefault="00501714" w:rsidP="00501714">
            <w:pPr>
              <w:jc w:val="right"/>
              <w:rPr>
                <w:rFonts w:eastAsia="Times New Roman" w:cs="Times New Roman"/>
                <w:b/>
                <w:bCs/>
                <w:color w:val="000000"/>
              </w:rPr>
              <w:pPrChange w:id="139" w:author="Chris Friedline" w:date="2015-06-24T13:46:00Z">
                <w:pPr>
                  <w:jc w:val="right"/>
                </w:pPr>
              </w:pPrChange>
            </w:pPr>
            <w:r>
              <w:rPr>
                <w:rFonts w:eastAsia="Times New Roman" w:cs="Times New Roman"/>
                <w:b/>
                <w:bCs/>
                <w:color w:val="000000"/>
              </w:rPr>
              <w:t>Sim.</w:t>
            </w:r>
          </w:p>
        </w:tc>
        <w:tc>
          <w:tcPr>
            <w:tcW w:w="450" w:type="dxa"/>
            <w:tcBorders>
              <w:bottom w:val="single" w:sz="4" w:space="0" w:color="auto"/>
            </w:tcBorders>
            <w:tcPrChange w:id="140" w:author="Chris Friedline" w:date="2015-06-24T13:48:00Z">
              <w:tcPr>
                <w:tcW w:w="1115" w:type="dxa"/>
                <w:tcBorders>
                  <w:bottom w:val="single" w:sz="4" w:space="0" w:color="auto"/>
                </w:tcBorders>
              </w:tcPr>
            </w:tcPrChange>
          </w:tcPr>
          <w:p w14:paraId="38E220B3" w14:textId="77777777" w:rsidR="00501714" w:rsidRPr="00416773" w:rsidRDefault="00501714" w:rsidP="00DE179F">
            <w:pPr>
              <w:rPr>
                <w:ins w:id="141" w:author="Chris Friedline" w:date="2015-06-24T13:45:00Z"/>
                <w:rFonts w:cs="Times New Roman"/>
                <w:b/>
                <w:i/>
              </w:rPr>
            </w:pPr>
          </w:p>
        </w:tc>
        <w:tc>
          <w:tcPr>
            <w:tcW w:w="1440" w:type="dxa"/>
            <w:tcBorders>
              <w:bottom w:val="single" w:sz="4" w:space="0" w:color="auto"/>
            </w:tcBorders>
            <w:shd w:val="clear" w:color="auto" w:fill="auto"/>
            <w:noWrap/>
            <w:tcMar>
              <w:top w:w="15" w:type="dxa"/>
              <w:left w:w="15" w:type="dxa"/>
              <w:bottom w:w="0" w:type="dxa"/>
              <w:right w:w="15" w:type="dxa"/>
            </w:tcMar>
            <w:vAlign w:val="center"/>
            <w:hideMark/>
            <w:tcPrChange w:id="142" w:author="Chris Friedline" w:date="2015-06-24T13:48:00Z">
              <w:tcPr>
                <w:tcW w:w="1245" w:type="dxa"/>
                <w:tcBorders>
                  <w:bottom w:val="single" w:sz="4" w:space="0" w:color="auto"/>
                </w:tcBorders>
                <w:shd w:val="clear" w:color="auto" w:fill="auto"/>
                <w:noWrap/>
                <w:tcMar>
                  <w:top w:w="15" w:type="dxa"/>
                  <w:left w:w="15" w:type="dxa"/>
                  <w:bottom w:w="0" w:type="dxa"/>
                  <w:right w:w="15" w:type="dxa"/>
                </w:tcMar>
                <w:vAlign w:val="center"/>
                <w:hideMark/>
              </w:tcPr>
            </w:tcPrChange>
          </w:tcPr>
          <w:p w14:paraId="78AA7DD3" w14:textId="5E994468" w:rsidR="00501714" w:rsidRPr="00416773" w:rsidRDefault="00501714" w:rsidP="00DE179F">
            <w:pPr>
              <w:rPr>
                <w:rFonts w:cs="Times New Roman"/>
                <w:b/>
              </w:rPr>
            </w:pPr>
            <w:r w:rsidRPr="00416773">
              <w:rPr>
                <w:rFonts w:cs="Times New Roman"/>
                <w:b/>
                <w:i/>
              </w:rPr>
              <w:t>P. abies</w:t>
            </w:r>
            <w:r w:rsidRPr="00416773">
              <w:rPr>
                <w:rFonts w:cs="Times New Roman"/>
                <w:b/>
              </w:rPr>
              <w:t xml:space="preserve"> v1.0</w:t>
            </w:r>
          </w:p>
        </w:tc>
      </w:tr>
      <w:tr w:rsidR="00501714" w14:paraId="021379FF" w14:textId="77777777" w:rsidTr="006058C3">
        <w:trPr>
          <w:trHeight w:val="320"/>
          <w:jc w:val="center"/>
          <w:trPrChange w:id="143" w:author="Chris Friedline" w:date="2015-06-24T13:48:00Z">
            <w:trPr>
              <w:trHeight w:val="320"/>
              <w:jc w:val="center"/>
            </w:trPr>
          </w:trPrChange>
        </w:trPr>
        <w:tc>
          <w:tcPr>
            <w:tcW w:w="1186" w:type="dxa"/>
            <w:tcBorders>
              <w:top w:val="single" w:sz="4" w:space="0" w:color="auto"/>
            </w:tcBorders>
            <w:shd w:val="clear" w:color="auto" w:fill="auto"/>
            <w:noWrap/>
            <w:tcMar>
              <w:top w:w="15" w:type="dxa"/>
              <w:left w:w="15" w:type="dxa"/>
              <w:bottom w:w="0" w:type="dxa"/>
              <w:right w:w="15" w:type="dxa"/>
            </w:tcMar>
            <w:vAlign w:val="center"/>
            <w:hideMark/>
            <w:tcPrChange w:id="144" w:author="Chris Friedline" w:date="2015-06-24T13:48:00Z">
              <w:tcPr>
                <w:tcW w:w="1186" w:type="dxa"/>
                <w:tcBorders>
                  <w:top w:val="single" w:sz="4" w:space="0" w:color="auto"/>
                </w:tcBorders>
                <w:shd w:val="clear" w:color="auto" w:fill="auto"/>
                <w:noWrap/>
                <w:tcMar>
                  <w:top w:w="15" w:type="dxa"/>
                  <w:left w:w="15" w:type="dxa"/>
                  <w:bottom w:w="0" w:type="dxa"/>
                  <w:right w:w="15" w:type="dxa"/>
                </w:tcMar>
                <w:vAlign w:val="center"/>
                <w:hideMark/>
              </w:tcPr>
            </w:tcPrChange>
          </w:tcPr>
          <w:p w14:paraId="7AAB5AE7" w14:textId="77777777" w:rsidR="00501714" w:rsidRDefault="00501714">
            <w:pPr>
              <w:rPr>
                <w:rFonts w:eastAsia="Times New Roman" w:cs="Times New Roman"/>
                <w:color w:val="000000"/>
              </w:rPr>
            </w:pPr>
            <w:r>
              <w:rPr>
                <w:rFonts w:eastAsia="Times New Roman" w:cs="Times New Roman"/>
                <w:color w:val="000000"/>
              </w:rPr>
              <w:t>UN0073</w:t>
            </w:r>
          </w:p>
        </w:tc>
        <w:tc>
          <w:tcPr>
            <w:tcW w:w="2639" w:type="dxa"/>
            <w:tcBorders>
              <w:top w:val="single" w:sz="4" w:space="0" w:color="auto"/>
            </w:tcBorders>
            <w:shd w:val="clear" w:color="auto" w:fill="auto"/>
            <w:tcMar>
              <w:top w:w="15" w:type="dxa"/>
              <w:left w:w="15" w:type="dxa"/>
              <w:bottom w:w="0" w:type="dxa"/>
              <w:right w:w="15" w:type="dxa"/>
            </w:tcMar>
            <w:vAlign w:val="center"/>
            <w:hideMark/>
            <w:tcPrChange w:id="145" w:author="Chris Friedline" w:date="2015-06-24T13:48:00Z">
              <w:tcPr>
                <w:tcW w:w="2639" w:type="dxa"/>
                <w:tcBorders>
                  <w:top w:val="single" w:sz="4" w:space="0" w:color="auto"/>
                </w:tcBorders>
                <w:shd w:val="clear" w:color="auto" w:fill="auto"/>
                <w:tcMar>
                  <w:top w:w="15" w:type="dxa"/>
                  <w:left w:w="15" w:type="dxa"/>
                  <w:bottom w:w="0" w:type="dxa"/>
                  <w:right w:w="15" w:type="dxa"/>
                </w:tcMar>
                <w:vAlign w:val="center"/>
                <w:hideMark/>
              </w:tcPr>
            </w:tcPrChange>
          </w:tcPr>
          <w:p w14:paraId="1ACB524C" w14:textId="77777777" w:rsidR="00501714" w:rsidRDefault="00501714">
            <w:pPr>
              <w:rPr>
                <w:rFonts w:eastAsia="Times New Roman" w:cs="Times New Roman"/>
                <w:color w:val="000000"/>
              </w:rPr>
            </w:pPr>
            <w:r>
              <w:rPr>
                <w:rFonts w:eastAsia="Times New Roman" w:cs="Times New Roman"/>
                <w:color w:val="000000"/>
              </w:rPr>
              <w:t>act11_arathactin-11</w:t>
            </w:r>
          </w:p>
        </w:tc>
        <w:tc>
          <w:tcPr>
            <w:tcW w:w="810" w:type="dxa"/>
            <w:tcBorders>
              <w:top w:val="single" w:sz="4" w:space="0" w:color="auto"/>
            </w:tcBorders>
            <w:shd w:val="clear" w:color="auto" w:fill="auto"/>
            <w:noWrap/>
            <w:tcMar>
              <w:top w:w="15" w:type="dxa"/>
              <w:left w:w="15" w:type="dxa"/>
              <w:bottom w:w="0" w:type="dxa"/>
              <w:right w:w="15" w:type="dxa"/>
            </w:tcMar>
            <w:vAlign w:val="center"/>
            <w:hideMark/>
            <w:tcPrChange w:id="146" w:author="Chris Friedline" w:date="2015-06-24T13:48:00Z">
              <w:tcPr>
                <w:tcW w:w="810" w:type="dxa"/>
                <w:tcBorders>
                  <w:top w:val="single" w:sz="4" w:space="0" w:color="auto"/>
                </w:tcBorders>
                <w:shd w:val="clear" w:color="auto" w:fill="auto"/>
                <w:noWrap/>
                <w:tcMar>
                  <w:top w:w="15" w:type="dxa"/>
                  <w:left w:w="15" w:type="dxa"/>
                  <w:bottom w:w="0" w:type="dxa"/>
                  <w:right w:w="15" w:type="dxa"/>
                </w:tcMar>
                <w:vAlign w:val="center"/>
                <w:hideMark/>
              </w:tcPr>
            </w:tcPrChange>
          </w:tcPr>
          <w:p w14:paraId="0520E330" w14:textId="77777777" w:rsidR="00501714" w:rsidRDefault="00501714">
            <w:pPr>
              <w:jc w:val="right"/>
              <w:rPr>
                <w:rFonts w:eastAsia="Times New Roman" w:cs="Times New Roman"/>
                <w:color w:val="000000"/>
              </w:rPr>
            </w:pPr>
            <w:r>
              <w:rPr>
                <w:rFonts w:eastAsia="Times New Roman" w:cs="Times New Roman"/>
                <w:color w:val="000000"/>
              </w:rPr>
              <w:t>2077</w:t>
            </w:r>
          </w:p>
        </w:tc>
        <w:tc>
          <w:tcPr>
            <w:tcW w:w="1076" w:type="dxa"/>
            <w:tcBorders>
              <w:top w:val="single" w:sz="4" w:space="0" w:color="auto"/>
            </w:tcBorders>
            <w:shd w:val="clear" w:color="auto" w:fill="auto"/>
            <w:noWrap/>
            <w:tcMar>
              <w:top w:w="15" w:type="dxa"/>
              <w:left w:w="15" w:type="dxa"/>
              <w:bottom w:w="0" w:type="dxa"/>
              <w:right w:w="15" w:type="dxa"/>
            </w:tcMar>
            <w:vAlign w:val="center"/>
            <w:hideMark/>
            <w:tcPrChange w:id="147" w:author="Chris Friedline" w:date="2015-06-24T13:48:00Z">
              <w:tcPr>
                <w:tcW w:w="1076" w:type="dxa"/>
                <w:tcBorders>
                  <w:top w:val="single" w:sz="4" w:space="0" w:color="auto"/>
                </w:tcBorders>
                <w:shd w:val="clear" w:color="auto" w:fill="auto"/>
                <w:noWrap/>
                <w:tcMar>
                  <w:top w:w="15" w:type="dxa"/>
                  <w:left w:w="15" w:type="dxa"/>
                  <w:bottom w:w="0" w:type="dxa"/>
                  <w:right w:w="15" w:type="dxa"/>
                </w:tcMar>
                <w:vAlign w:val="center"/>
                <w:hideMark/>
              </w:tcPr>
            </w:tcPrChange>
          </w:tcPr>
          <w:p w14:paraId="59B8570B" w14:textId="77777777" w:rsidR="00501714" w:rsidRDefault="00501714">
            <w:pPr>
              <w:jc w:val="right"/>
              <w:rPr>
                <w:rFonts w:eastAsia="Times New Roman" w:cs="Times New Roman"/>
                <w:color w:val="000000"/>
              </w:rPr>
            </w:pPr>
            <w:r>
              <w:rPr>
                <w:rFonts w:eastAsia="Times New Roman" w:cs="Times New Roman"/>
                <w:color w:val="000000"/>
              </w:rPr>
              <w:t>0.00E+00</w:t>
            </w:r>
          </w:p>
        </w:tc>
        <w:tc>
          <w:tcPr>
            <w:tcW w:w="1024" w:type="dxa"/>
            <w:tcBorders>
              <w:top w:val="single" w:sz="4" w:space="0" w:color="auto"/>
            </w:tcBorders>
            <w:shd w:val="clear" w:color="auto" w:fill="auto"/>
            <w:noWrap/>
            <w:tcMar>
              <w:top w:w="15" w:type="dxa"/>
              <w:left w:w="15" w:type="dxa"/>
              <w:bottom w:w="0" w:type="dxa"/>
              <w:right w:w="15" w:type="dxa"/>
            </w:tcMar>
            <w:vAlign w:val="center"/>
            <w:hideMark/>
            <w:tcPrChange w:id="148" w:author="Chris Friedline" w:date="2015-06-24T13:48:00Z">
              <w:tcPr>
                <w:tcW w:w="359" w:type="dxa"/>
                <w:tcBorders>
                  <w:top w:val="single" w:sz="4" w:space="0" w:color="auto"/>
                </w:tcBorders>
                <w:shd w:val="clear" w:color="auto" w:fill="auto"/>
                <w:noWrap/>
                <w:tcMar>
                  <w:top w:w="15" w:type="dxa"/>
                  <w:left w:w="15" w:type="dxa"/>
                  <w:bottom w:w="0" w:type="dxa"/>
                  <w:right w:w="15" w:type="dxa"/>
                </w:tcMar>
                <w:vAlign w:val="center"/>
                <w:hideMark/>
              </w:tcPr>
            </w:tcPrChange>
          </w:tcPr>
          <w:p w14:paraId="0FF01A17" w14:textId="77777777" w:rsidR="00501714" w:rsidRDefault="00501714">
            <w:pPr>
              <w:jc w:val="right"/>
              <w:rPr>
                <w:rFonts w:eastAsia="Times New Roman" w:cs="Times New Roman"/>
                <w:color w:val="000000"/>
              </w:rPr>
            </w:pPr>
            <w:r>
              <w:rPr>
                <w:rFonts w:eastAsia="Times New Roman" w:cs="Times New Roman"/>
                <w:color w:val="000000"/>
              </w:rPr>
              <w:t>96.6</w:t>
            </w:r>
          </w:p>
        </w:tc>
        <w:tc>
          <w:tcPr>
            <w:tcW w:w="450" w:type="dxa"/>
            <w:tcBorders>
              <w:top w:val="single" w:sz="4" w:space="0" w:color="auto"/>
            </w:tcBorders>
            <w:tcPrChange w:id="149" w:author="Chris Friedline" w:date="2015-06-24T13:48:00Z">
              <w:tcPr>
                <w:tcW w:w="1115" w:type="dxa"/>
                <w:tcBorders>
                  <w:top w:val="single" w:sz="4" w:space="0" w:color="auto"/>
                </w:tcBorders>
              </w:tcPr>
            </w:tcPrChange>
          </w:tcPr>
          <w:p w14:paraId="5595C5FA" w14:textId="77777777" w:rsidR="00501714" w:rsidRPr="00DE179F" w:rsidRDefault="00501714" w:rsidP="00DE179F">
            <w:pPr>
              <w:rPr>
                <w:ins w:id="150" w:author="Chris Friedline" w:date="2015-06-24T13:45:00Z"/>
                <w:rFonts w:cs="Times New Roman"/>
              </w:rPr>
            </w:pPr>
          </w:p>
        </w:tc>
        <w:tc>
          <w:tcPr>
            <w:tcW w:w="1440" w:type="dxa"/>
            <w:tcBorders>
              <w:top w:val="single" w:sz="4" w:space="0" w:color="auto"/>
            </w:tcBorders>
            <w:shd w:val="clear" w:color="auto" w:fill="auto"/>
            <w:tcMar>
              <w:top w:w="15" w:type="dxa"/>
              <w:left w:w="15" w:type="dxa"/>
              <w:bottom w:w="0" w:type="dxa"/>
              <w:right w:w="15" w:type="dxa"/>
            </w:tcMar>
            <w:vAlign w:val="center"/>
            <w:hideMark/>
            <w:tcPrChange w:id="151" w:author="Chris Friedline" w:date="2015-06-24T13:48:00Z">
              <w:tcPr>
                <w:tcW w:w="1245" w:type="dxa"/>
                <w:tcBorders>
                  <w:top w:val="single" w:sz="4" w:space="0" w:color="auto"/>
                </w:tcBorders>
                <w:shd w:val="clear" w:color="auto" w:fill="auto"/>
                <w:tcMar>
                  <w:top w:w="15" w:type="dxa"/>
                  <w:left w:w="15" w:type="dxa"/>
                  <w:bottom w:w="0" w:type="dxa"/>
                  <w:right w:w="15" w:type="dxa"/>
                </w:tcMar>
                <w:vAlign w:val="center"/>
                <w:hideMark/>
              </w:tcPr>
            </w:tcPrChange>
          </w:tcPr>
          <w:p w14:paraId="092596B6" w14:textId="560D417A" w:rsidR="00501714" w:rsidRPr="00DE179F" w:rsidRDefault="00501714" w:rsidP="00DE179F">
            <w:pPr>
              <w:rPr>
                <w:rFonts w:cs="Times New Roman"/>
              </w:rPr>
            </w:pPr>
            <w:r w:rsidRPr="00DE179F">
              <w:rPr>
                <w:rFonts w:cs="Times New Roman"/>
              </w:rPr>
              <w:t>MA_5051 [26706, 27232]</w:t>
            </w:r>
          </w:p>
        </w:tc>
      </w:tr>
      <w:tr w:rsidR="00501714" w14:paraId="004BA892" w14:textId="77777777" w:rsidTr="006058C3">
        <w:trPr>
          <w:trHeight w:val="620"/>
          <w:jc w:val="center"/>
          <w:trPrChange w:id="152" w:author="Chris Friedline" w:date="2015-06-24T13:48:00Z">
            <w:trPr>
              <w:trHeight w:val="620"/>
              <w:jc w:val="center"/>
            </w:trPr>
          </w:trPrChange>
        </w:trPr>
        <w:tc>
          <w:tcPr>
            <w:tcW w:w="1186" w:type="dxa"/>
            <w:shd w:val="clear" w:color="auto" w:fill="auto"/>
            <w:noWrap/>
            <w:tcMar>
              <w:top w:w="15" w:type="dxa"/>
              <w:left w:w="15" w:type="dxa"/>
              <w:bottom w:w="0" w:type="dxa"/>
              <w:right w:w="15" w:type="dxa"/>
            </w:tcMar>
            <w:vAlign w:val="center"/>
            <w:hideMark/>
            <w:tcPrChange w:id="153" w:author="Chris Friedline" w:date="2015-06-24T13:48:00Z">
              <w:tcPr>
                <w:tcW w:w="1186" w:type="dxa"/>
                <w:shd w:val="clear" w:color="auto" w:fill="auto"/>
                <w:noWrap/>
                <w:tcMar>
                  <w:top w:w="15" w:type="dxa"/>
                  <w:left w:w="15" w:type="dxa"/>
                  <w:bottom w:w="0" w:type="dxa"/>
                  <w:right w:w="15" w:type="dxa"/>
                </w:tcMar>
                <w:vAlign w:val="center"/>
                <w:hideMark/>
              </w:tcPr>
            </w:tcPrChange>
          </w:tcPr>
          <w:p w14:paraId="403BCFC1" w14:textId="77777777" w:rsidR="00501714" w:rsidRDefault="00501714">
            <w:pPr>
              <w:rPr>
                <w:rFonts w:eastAsia="Times New Roman" w:cs="Times New Roman"/>
                <w:color w:val="000000"/>
              </w:rPr>
            </w:pPr>
            <w:r>
              <w:rPr>
                <w:rFonts w:eastAsia="Times New Roman" w:cs="Times New Roman"/>
                <w:color w:val="000000"/>
              </w:rPr>
              <w:t>UN0164</w:t>
            </w:r>
          </w:p>
        </w:tc>
        <w:tc>
          <w:tcPr>
            <w:tcW w:w="2639" w:type="dxa"/>
            <w:shd w:val="clear" w:color="auto" w:fill="auto"/>
            <w:tcMar>
              <w:top w:w="15" w:type="dxa"/>
              <w:left w:w="15" w:type="dxa"/>
              <w:bottom w:w="0" w:type="dxa"/>
              <w:right w:w="15" w:type="dxa"/>
            </w:tcMar>
            <w:vAlign w:val="center"/>
            <w:hideMark/>
            <w:tcPrChange w:id="154" w:author="Chris Friedline" w:date="2015-06-24T13:48:00Z">
              <w:tcPr>
                <w:tcW w:w="2639" w:type="dxa"/>
                <w:shd w:val="clear" w:color="auto" w:fill="auto"/>
                <w:tcMar>
                  <w:top w:w="15" w:type="dxa"/>
                  <w:left w:w="15" w:type="dxa"/>
                  <w:bottom w:w="0" w:type="dxa"/>
                  <w:right w:w="15" w:type="dxa"/>
                </w:tcMar>
                <w:vAlign w:val="center"/>
                <w:hideMark/>
              </w:tcPr>
            </w:tcPrChange>
          </w:tcPr>
          <w:p w14:paraId="519DE7B8" w14:textId="77777777" w:rsidR="00501714" w:rsidRDefault="00501714">
            <w:pPr>
              <w:rPr>
                <w:rFonts w:eastAsia="Times New Roman" w:cs="Times New Roman"/>
                <w:color w:val="000000"/>
              </w:rPr>
            </w:pPr>
            <w:r>
              <w:rPr>
                <w:rFonts w:eastAsia="Times New Roman" w:cs="Times New Roman"/>
                <w:color w:val="000000"/>
              </w:rPr>
              <w:t>rca_orysjribulose bisphosphate carboxylase oxygenase chloroplastic</w:t>
            </w:r>
          </w:p>
        </w:tc>
        <w:tc>
          <w:tcPr>
            <w:tcW w:w="810" w:type="dxa"/>
            <w:shd w:val="clear" w:color="auto" w:fill="auto"/>
            <w:noWrap/>
            <w:tcMar>
              <w:top w:w="15" w:type="dxa"/>
              <w:left w:w="15" w:type="dxa"/>
              <w:bottom w:w="0" w:type="dxa"/>
              <w:right w:w="15" w:type="dxa"/>
            </w:tcMar>
            <w:vAlign w:val="center"/>
            <w:hideMark/>
            <w:tcPrChange w:id="155" w:author="Chris Friedline" w:date="2015-06-24T13:48:00Z">
              <w:tcPr>
                <w:tcW w:w="810" w:type="dxa"/>
                <w:shd w:val="clear" w:color="auto" w:fill="auto"/>
                <w:noWrap/>
                <w:tcMar>
                  <w:top w:w="15" w:type="dxa"/>
                  <w:left w:w="15" w:type="dxa"/>
                  <w:bottom w:w="0" w:type="dxa"/>
                  <w:right w:w="15" w:type="dxa"/>
                </w:tcMar>
                <w:vAlign w:val="center"/>
                <w:hideMark/>
              </w:tcPr>
            </w:tcPrChange>
          </w:tcPr>
          <w:p w14:paraId="31CF6F10" w14:textId="77777777" w:rsidR="00501714" w:rsidRDefault="00501714">
            <w:pPr>
              <w:jc w:val="right"/>
              <w:rPr>
                <w:rFonts w:eastAsia="Times New Roman" w:cs="Times New Roman"/>
                <w:color w:val="000000"/>
              </w:rPr>
            </w:pPr>
            <w:r>
              <w:rPr>
                <w:rFonts w:eastAsia="Times New Roman" w:cs="Times New Roman"/>
                <w:color w:val="000000"/>
              </w:rPr>
              <w:t>573</w:t>
            </w:r>
          </w:p>
        </w:tc>
        <w:tc>
          <w:tcPr>
            <w:tcW w:w="1076" w:type="dxa"/>
            <w:shd w:val="clear" w:color="auto" w:fill="auto"/>
            <w:noWrap/>
            <w:tcMar>
              <w:top w:w="15" w:type="dxa"/>
              <w:left w:w="15" w:type="dxa"/>
              <w:bottom w:w="0" w:type="dxa"/>
              <w:right w:w="15" w:type="dxa"/>
            </w:tcMar>
            <w:vAlign w:val="center"/>
            <w:hideMark/>
            <w:tcPrChange w:id="156" w:author="Chris Friedline" w:date="2015-06-24T13:48:00Z">
              <w:tcPr>
                <w:tcW w:w="1076" w:type="dxa"/>
                <w:shd w:val="clear" w:color="auto" w:fill="auto"/>
                <w:noWrap/>
                <w:tcMar>
                  <w:top w:w="15" w:type="dxa"/>
                  <w:left w:w="15" w:type="dxa"/>
                  <w:bottom w:w="0" w:type="dxa"/>
                  <w:right w:w="15" w:type="dxa"/>
                </w:tcMar>
                <w:vAlign w:val="center"/>
                <w:hideMark/>
              </w:tcPr>
            </w:tcPrChange>
          </w:tcPr>
          <w:p w14:paraId="7DE47DE5" w14:textId="77777777" w:rsidR="00501714" w:rsidRDefault="00501714">
            <w:pPr>
              <w:jc w:val="right"/>
              <w:rPr>
                <w:rFonts w:eastAsia="Times New Roman" w:cs="Times New Roman"/>
                <w:color w:val="000000"/>
              </w:rPr>
            </w:pPr>
            <w:r>
              <w:rPr>
                <w:rFonts w:eastAsia="Times New Roman" w:cs="Times New Roman"/>
                <w:color w:val="000000"/>
              </w:rPr>
              <w:t>1.20E-76</w:t>
            </w:r>
          </w:p>
        </w:tc>
        <w:tc>
          <w:tcPr>
            <w:tcW w:w="1024" w:type="dxa"/>
            <w:shd w:val="clear" w:color="auto" w:fill="auto"/>
            <w:noWrap/>
            <w:tcMar>
              <w:top w:w="15" w:type="dxa"/>
              <w:left w:w="15" w:type="dxa"/>
              <w:bottom w:w="0" w:type="dxa"/>
              <w:right w:w="15" w:type="dxa"/>
            </w:tcMar>
            <w:vAlign w:val="center"/>
            <w:hideMark/>
            <w:tcPrChange w:id="157" w:author="Chris Friedline" w:date="2015-06-24T13:48:00Z">
              <w:tcPr>
                <w:tcW w:w="359" w:type="dxa"/>
                <w:shd w:val="clear" w:color="auto" w:fill="auto"/>
                <w:noWrap/>
                <w:tcMar>
                  <w:top w:w="15" w:type="dxa"/>
                  <w:left w:w="15" w:type="dxa"/>
                  <w:bottom w:w="0" w:type="dxa"/>
                  <w:right w:w="15" w:type="dxa"/>
                </w:tcMar>
                <w:vAlign w:val="center"/>
                <w:hideMark/>
              </w:tcPr>
            </w:tcPrChange>
          </w:tcPr>
          <w:p w14:paraId="41BEA62A" w14:textId="77777777" w:rsidR="00501714" w:rsidRDefault="00501714">
            <w:pPr>
              <w:jc w:val="right"/>
              <w:rPr>
                <w:rFonts w:eastAsia="Times New Roman" w:cs="Times New Roman"/>
                <w:color w:val="000000"/>
              </w:rPr>
            </w:pPr>
            <w:r>
              <w:rPr>
                <w:rFonts w:eastAsia="Times New Roman" w:cs="Times New Roman"/>
                <w:color w:val="000000"/>
              </w:rPr>
              <w:t>94.3</w:t>
            </w:r>
          </w:p>
        </w:tc>
        <w:tc>
          <w:tcPr>
            <w:tcW w:w="450" w:type="dxa"/>
            <w:tcPrChange w:id="158" w:author="Chris Friedline" w:date="2015-06-24T13:48:00Z">
              <w:tcPr>
                <w:tcW w:w="1115" w:type="dxa"/>
              </w:tcPr>
            </w:tcPrChange>
          </w:tcPr>
          <w:p w14:paraId="36278D1E" w14:textId="77777777" w:rsidR="00501714" w:rsidRPr="00DE179F" w:rsidRDefault="00501714" w:rsidP="00DE179F">
            <w:pPr>
              <w:rPr>
                <w:ins w:id="159" w:author="Chris Friedline" w:date="2015-06-24T13:45:00Z"/>
                <w:rFonts w:cs="Times New Roman"/>
              </w:rPr>
            </w:pPr>
          </w:p>
        </w:tc>
        <w:tc>
          <w:tcPr>
            <w:tcW w:w="1440" w:type="dxa"/>
            <w:shd w:val="clear" w:color="auto" w:fill="auto"/>
            <w:tcMar>
              <w:top w:w="15" w:type="dxa"/>
              <w:left w:w="15" w:type="dxa"/>
              <w:bottom w:w="0" w:type="dxa"/>
              <w:right w:w="15" w:type="dxa"/>
            </w:tcMar>
            <w:vAlign w:val="center"/>
            <w:hideMark/>
            <w:tcPrChange w:id="160" w:author="Chris Friedline" w:date="2015-06-24T13:48:00Z">
              <w:tcPr>
                <w:tcW w:w="1245" w:type="dxa"/>
                <w:shd w:val="clear" w:color="auto" w:fill="auto"/>
                <w:tcMar>
                  <w:top w:w="15" w:type="dxa"/>
                  <w:left w:w="15" w:type="dxa"/>
                  <w:bottom w:w="0" w:type="dxa"/>
                  <w:right w:w="15" w:type="dxa"/>
                </w:tcMar>
                <w:vAlign w:val="center"/>
                <w:hideMark/>
              </w:tcPr>
            </w:tcPrChange>
          </w:tcPr>
          <w:p w14:paraId="49F9695B" w14:textId="6DD8EDCC" w:rsidR="00501714" w:rsidRPr="00DE179F" w:rsidRDefault="00501714" w:rsidP="00DE179F">
            <w:pPr>
              <w:rPr>
                <w:rFonts w:cs="Times New Roman"/>
              </w:rPr>
            </w:pPr>
            <w:r w:rsidRPr="00DE179F">
              <w:rPr>
                <w:rFonts w:cs="Times New Roman"/>
              </w:rPr>
              <w:t>MA_10433855 [6192, 6371]</w:t>
            </w:r>
          </w:p>
        </w:tc>
      </w:tr>
      <w:tr w:rsidR="00501714" w14:paraId="112F146E" w14:textId="77777777" w:rsidTr="006058C3">
        <w:trPr>
          <w:trHeight w:val="320"/>
          <w:jc w:val="center"/>
          <w:trPrChange w:id="161" w:author="Chris Friedline" w:date="2015-06-24T13:48:00Z">
            <w:trPr>
              <w:trHeight w:val="320"/>
              <w:jc w:val="center"/>
            </w:trPr>
          </w:trPrChange>
        </w:trPr>
        <w:tc>
          <w:tcPr>
            <w:tcW w:w="1186" w:type="dxa"/>
            <w:shd w:val="clear" w:color="auto" w:fill="auto"/>
            <w:noWrap/>
            <w:tcMar>
              <w:top w:w="15" w:type="dxa"/>
              <w:left w:w="15" w:type="dxa"/>
              <w:bottom w:w="0" w:type="dxa"/>
              <w:right w:w="15" w:type="dxa"/>
            </w:tcMar>
            <w:vAlign w:val="center"/>
            <w:hideMark/>
            <w:tcPrChange w:id="162" w:author="Chris Friedline" w:date="2015-06-24T13:48:00Z">
              <w:tcPr>
                <w:tcW w:w="1186" w:type="dxa"/>
                <w:shd w:val="clear" w:color="auto" w:fill="auto"/>
                <w:noWrap/>
                <w:tcMar>
                  <w:top w:w="15" w:type="dxa"/>
                  <w:left w:w="15" w:type="dxa"/>
                  <w:bottom w:w="0" w:type="dxa"/>
                  <w:right w:w="15" w:type="dxa"/>
                </w:tcMar>
                <w:vAlign w:val="center"/>
                <w:hideMark/>
              </w:tcPr>
            </w:tcPrChange>
          </w:tcPr>
          <w:p w14:paraId="718E9AB7" w14:textId="77777777" w:rsidR="00501714" w:rsidRDefault="00501714">
            <w:pPr>
              <w:rPr>
                <w:rFonts w:eastAsia="Times New Roman" w:cs="Times New Roman"/>
                <w:color w:val="000000"/>
              </w:rPr>
            </w:pPr>
            <w:r>
              <w:rPr>
                <w:rFonts w:eastAsia="Times New Roman" w:cs="Times New Roman"/>
                <w:color w:val="000000"/>
              </w:rPr>
              <w:t>UN0167</w:t>
            </w:r>
          </w:p>
        </w:tc>
        <w:tc>
          <w:tcPr>
            <w:tcW w:w="2639" w:type="dxa"/>
            <w:shd w:val="clear" w:color="auto" w:fill="auto"/>
            <w:tcMar>
              <w:top w:w="15" w:type="dxa"/>
              <w:left w:w="15" w:type="dxa"/>
              <w:bottom w:w="0" w:type="dxa"/>
              <w:right w:w="15" w:type="dxa"/>
            </w:tcMar>
            <w:vAlign w:val="center"/>
            <w:hideMark/>
            <w:tcPrChange w:id="163" w:author="Chris Friedline" w:date="2015-06-24T13:48:00Z">
              <w:tcPr>
                <w:tcW w:w="2639" w:type="dxa"/>
                <w:shd w:val="clear" w:color="auto" w:fill="auto"/>
                <w:tcMar>
                  <w:top w:w="15" w:type="dxa"/>
                  <w:left w:w="15" w:type="dxa"/>
                  <w:bottom w:w="0" w:type="dxa"/>
                  <w:right w:w="15" w:type="dxa"/>
                </w:tcMar>
                <w:vAlign w:val="center"/>
                <w:hideMark/>
              </w:tcPr>
            </w:tcPrChange>
          </w:tcPr>
          <w:p w14:paraId="06D248BC" w14:textId="77777777" w:rsidR="00501714" w:rsidRDefault="00501714">
            <w:pPr>
              <w:rPr>
                <w:rFonts w:eastAsia="Times New Roman" w:cs="Times New Roman"/>
                <w:color w:val="000000"/>
              </w:rPr>
            </w:pPr>
            <w:r>
              <w:rPr>
                <w:rFonts w:eastAsia="Times New Roman" w:cs="Times New Roman"/>
                <w:color w:val="000000"/>
              </w:rPr>
              <w:t>pip21_arathaquaporin</w:t>
            </w:r>
          </w:p>
        </w:tc>
        <w:tc>
          <w:tcPr>
            <w:tcW w:w="810" w:type="dxa"/>
            <w:shd w:val="clear" w:color="auto" w:fill="auto"/>
            <w:noWrap/>
            <w:tcMar>
              <w:top w:w="15" w:type="dxa"/>
              <w:left w:w="15" w:type="dxa"/>
              <w:bottom w:w="0" w:type="dxa"/>
              <w:right w:w="15" w:type="dxa"/>
            </w:tcMar>
            <w:vAlign w:val="center"/>
            <w:hideMark/>
            <w:tcPrChange w:id="164" w:author="Chris Friedline" w:date="2015-06-24T13:48:00Z">
              <w:tcPr>
                <w:tcW w:w="810" w:type="dxa"/>
                <w:shd w:val="clear" w:color="auto" w:fill="auto"/>
                <w:noWrap/>
                <w:tcMar>
                  <w:top w:w="15" w:type="dxa"/>
                  <w:left w:w="15" w:type="dxa"/>
                  <w:bottom w:w="0" w:type="dxa"/>
                  <w:right w:w="15" w:type="dxa"/>
                </w:tcMar>
                <w:vAlign w:val="center"/>
                <w:hideMark/>
              </w:tcPr>
            </w:tcPrChange>
          </w:tcPr>
          <w:p w14:paraId="4C3D0586" w14:textId="77777777" w:rsidR="00501714" w:rsidRDefault="00501714">
            <w:pPr>
              <w:jc w:val="right"/>
              <w:rPr>
                <w:rFonts w:eastAsia="Times New Roman" w:cs="Times New Roman"/>
                <w:color w:val="000000"/>
              </w:rPr>
            </w:pPr>
            <w:r>
              <w:rPr>
                <w:rFonts w:eastAsia="Times New Roman" w:cs="Times New Roman"/>
                <w:color w:val="000000"/>
              </w:rPr>
              <w:t>647</w:t>
            </w:r>
          </w:p>
        </w:tc>
        <w:tc>
          <w:tcPr>
            <w:tcW w:w="1076" w:type="dxa"/>
            <w:shd w:val="clear" w:color="auto" w:fill="auto"/>
            <w:noWrap/>
            <w:tcMar>
              <w:top w:w="15" w:type="dxa"/>
              <w:left w:w="15" w:type="dxa"/>
              <w:bottom w:w="0" w:type="dxa"/>
              <w:right w:w="15" w:type="dxa"/>
            </w:tcMar>
            <w:vAlign w:val="center"/>
            <w:hideMark/>
            <w:tcPrChange w:id="165" w:author="Chris Friedline" w:date="2015-06-24T13:48:00Z">
              <w:tcPr>
                <w:tcW w:w="1076" w:type="dxa"/>
                <w:shd w:val="clear" w:color="auto" w:fill="auto"/>
                <w:noWrap/>
                <w:tcMar>
                  <w:top w:w="15" w:type="dxa"/>
                  <w:left w:w="15" w:type="dxa"/>
                  <w:bottom w:w="0" w:type="dxa"/>
                  <w:right w:w="15" w:type="dxa"/>
                </w:tcMar>
                <w:vAlign w:val="center"/>
                <w:hideMark/>
              </w:tcPr>
            </w:tcPrChange>
          </w:tcPr>
          <w:p w14:paraId="5C09CC7B" w14:textId="77777777" w:rsidR="00501714" w:rsidRDefault="00501714">
            <w:pPr>
              <w:jc w:val="right"/>
              <w:rPr>
                <w:rFonts w:eastAsia="Times New Roman" w:cs="Times New Roman"/>
                <w:color w:val="000000"/>
              </w:rPr>
            </w:pPr>
            <w:r>
              <w:rPr>
                <w:rFonts w:eastAsia="Times New Roman" w:cs="Times New Roman"/>
                <w:color w:val="000000"/>
              </w:rPr>
              <w:t>5.30E-55</w:t>
            </w:r>
          </w:p>
        </w:tc>
        <w:tc>
          <w:tcPr>
            <w:tcW w:w="1024" w:type="dxa"/>
            <w:shd w:val="clear" w:color="auto" w:fill="auto"/>
            <w:noWrap/>
            <w:tcMar>
              <w:top w:w="15" w:type="dxa"/>
              <w:left w:w="15" w:type="dxa"/>
              <w:bottom w:w="0" w:type="dxa"/>
              <w:right w:w="15" w:type="dxa"/>
            </w:tcMar>
            <w:vAlign w:val="center"/>
            <w:hideMark/>
            <w:tcPrChange w:id="166" w:author="Chris Friedline" w:date="2015-06-24T13:48:00Z">
              <w:tcPr>
                <w:tcW w:w="359" w:type="dxa"/>
                <w:shd w:val="clear" w:color="auto" w:fill="auto"/>
                <w:noWrap/>
                <w:tcMar>
                  <w:top w:w="15" w:type="dxa"/>
                  <w:left w:w="15" w:type="dxa"/>
                  <w:bottom w:w="0" w:type="dxa"/>
                  <w:right w:w="15" w:type="dxa"/>
                </w:tcMar>
                <w:vAlign w:val="center"/>
                <w:hideMark/>
              </w:tcPr>
            </w:tcPrChange>
          </w:tcPr>
          <w:p w14:paraId="7EF66C9D" w14:textId="77777777" w:rsidR="00501714" w:rsidRDefault="00501714">
            <w:pPr>
              <w:jc w:val="right"/>
              <w:rPr>
                <w:rFonts w:eastAsia="Times New Roman" w:cs="Times New Roman"/>
                <w:color w:val="000000"/>
              </w:rPr>
            </w:pPr>
            <w:r>
              <w:rPr>
                <w:rFonts w:eastAsia="Times New Roman" w:cs="Times New Roman"/>
                <w:color w:val="000000"/>
              </w:rPr>
              <w:t>75.6</w:t>
            </w:r>
          </w:p>
        </w:tc>
        <w:tc>
          <w:tcPr>
            <w:tcW w:w="450" w:type="dxa"/>
            <w:tcPrChange w:id="167" w:author="Chris Friedline" w:date="2015-06-24T13:48:00Z">
              <w:tcPr>
                <w:tcW w:w="1115" w:type="dxa"/>
              </w:tcPr>
            </w:tcPrChange>
          </w:tcPr>
          <w:p w14:paraId="6C4B6CBF" w14:textId="77777777" w:rsidR="00501714" w:rsidRPr="00DE179F" w:rsidRDefault="00501714" w:rsidP="00DE179F">
            <w:pPr>
              <w:rPr>
                <w:ins w:id="168" w:author="Chris Friedline" w:date="2015-06-24T13:45:00Z"/>
                <w:rFonts w:cs="Times New Roman"/>
              </w:rPr>
            </w:pPr>
          </w:p>
        </w:tc>
        <w:tc>
          <w:tcPr>
            <w:tcW w:w="1440" w:type="dxa"/>
            <w:shd w:val="clear" w:color="auto" w:fill="auto"/>
            <w:tcMar>
              <w:top w:w="15" w:type="dxa"/>
              <w:left w:w="15" w:type="dxa"/>
              <w:bottom w:w="0" w:type="dxa"/>
              <w:right w:w="15" w:type="dxa"/>
            </w:tcMar>
            <w:vAlign w:val="center"/>
            <w:hideMark/>
            <w:tcPrChange w:id="169" w:author="Chris Friedline" w:date="2015-06-24T13:48:00Z">
              <w:tcPr>
                <w:tcW w:w="1245" w:type="dxa"/>
                <w:shd w:val="clear" w:color="auto" w:fill="auto"/>
                <w:tcMar>
                  <w:top w:w="15" w:type="dxa"/>
                  <w:left w:w="15" w:type="dxa"/>
                  <w:bottom w:w="0" w:type="dxa"/>
                  <w:right w:w="15" w:type="dxa"/>
                </w:tcMar>
                <w:vAlign w:val="center"/>
                <w:hideMark/>
              </w:tcPr>
            </w:tcPrChange>
          </w:tcPr>
          <w:p w14:paraId="4EB1AC62" w14:textId="265D81DB" w:rsidR="00501714" w:rsidRPr="00DE179F" w:rsidRDefault="00501714" w:rsidP="00DE179F">
            <w:pPr>
              <w:rPr>
                <w:rFonts w:cs="Times New Roman"/>
              </w:rPr>
            </w:pPr>
            <w:r w:rsidRPr="00DE179F">
              <w:rPr>
                <w:rFonts w:cs="Times New Roman"/>
              </w:rPr>
              <w:t>MA_93945 [2047, 2258]</w:t>
            </w:r>
          </w:p>
        </w:tc>
      </w:tr>
      <w:tr w:rsidR="00501714" w14:paraId="3B38974C" w14:textId="77777777" w:rsidTr="006058C3">
        <w:trPr>
          <w:trHeight w:val="620"/>
          <w:jc w:val="center"/>
          <w:trPrChange w:id="170" w:author="Chris Friedline" w:date="2015-06-24T13:48:00Z">
            <w:trPr>
              <w:trHeight w:val="620"/>
              <w:jc w:val="center"/>
            </w:trPr>
          </w:trPrChange>
        </w:trPr>
        <w:tc>
          <w:tcPr>
            <w:tcW w:w="1186" w:type="dxa"/>
            <w:shd w:val="clear" w:color="auto" w:fill="auto"/>
            <w:noWrap/>
            <w:tcMar>
              <w:top w:w="15" w:type="dxa"/>
              <w:left w:w="15" w:type="dxa"/>
              <w:bottom w:w="0" w:type="dxa"/>
              <w:right w:w="15" w:type="dxa"/>
            </w:tcMar>
            <w:vAlign w:val="center"/>
            <w:hideMark/>
            <w:tcPrChange w:id="171" w:author="Chris Friedline" w:date="2015-06-24T13:48:00Z">
              <w:tcPr>
                <w:tcW w:w="1186" w:type="dxa"/>
                <w:shd w:val="clear" w:color="auto" w:fill="auto"/>
                <w:noWrap/>
                <w:tcMar>
                  <w:top w:w="15" w:type="dxa"/>
                  <w:left w:w="15" w:type="dxa"/>
                  <w:bottom w:w="0" w:type="dxa"/>
                  <w:right w:w="15" w:type="dxa"/>
                </w:tcMar>
                <w:vAlign w:val="center"/>
                <w:hideMark/>
              </w:tcPr>
            </w:tcPrChange>
          </w:tcPr>
          <w:p w14:paraId="562F77DB" w14:textId="77777777" w:rsidR="00501714" w:rsidRDefault="00501714">
            <w:pPr>
              <w:rPr>
                <w:rFonts w:eastAsia="Times New Roman" w:cs="Times New Roman"/>
                <w:color w:val="000000"/>
              </w:rPr>
            </w:pPr>
            <w:r>
              <w:rPr>
                <w:rFonts w:eastAsia="Times New Roman" w:cs="Times New Roman"/>
                <w:color w:val="000000"/>
              </w:rPr>
              <w:t>UN0177</w:t>
            </w:r>
          </w:p>
        </w:tc>
        <w:tc>
          <w:tcPr>
            <w:tcW w:w="2639" w:type="dxa"/>
            <w:shd w:val="clear" w:color="auto" w:fill="auto"/>
            <w:tcMar>
              <w:top w:w="15" w:type="dxa"/>
              <w:left w:w="15" w:type="dxa"/>
              <w:bottom w:w="0" w:type="dxa"/>
              <w:right w:w="15" w:type="dxa"/>
            </w:tcMar>
            <w:vAlign w:val="center"/>
            <w:hideMark/>
            <w:tcPrChange w:id="172" w:author="Chris Friedline" w:date="2015-06-24T13:48:00Z">
              <w:tcPr>
                <w:tcW w:w="2639" w:type="dxa"/>
                <w:shd w:val="clear" w:color="auto" w:fill="auto"/>
                <w:tcMar>
                  <w:top w:w="15" w:type="dxa"/>
                  <w:left w:w="15" w:type="dxa"/>
                  <w:bottom w:w="0" w:type="dxa"/>
                  <w:right w:w="15" w:type="dxa"/>
                </w:tcMar>
                <w:vAlign w:val="center"/>
                <w:hideMark/>
              </w:tcPr>
            </w:tcPrChange>
          </w:tcPr>
          <w:p w14:paraId="7615F9BA" w14:textId="77777777" w:rsidR="00501714" w:rsidRDefault="00501714">
            <w:pPr>
              <w:rPr>
                <w:rFonts w:eastAsia="Times New Roman" w:cs="Times New Roman"/>
                <w:color w:val="000000"/>
              </w:rPr>
            </w:pPr>
            <w:r>
              <w:rPr>
                <w:rFonts w:eastAsia="Times New Roman" w:cs="Times New Roman"/>
                <w:color w:val="000000"/>
              </w:rPr>
              <w:t>rca_arathribulose bisphosphate carboxylase oxygenase chloroplastic</w:t>
            </w:r>
          </w:p>
        </w:tc>
        <w:tc>
          <w:tcPr>
            <w:tcW w:w="810" w:type="dxa"/>
            <w:shd w:val="clear" w:color="auto" w:fill="auto"/>
            <w:noWrap/>
            <w:tcMar>
              <w:top w:w="15" w:type="dxa"/>
              <w:left w:w="15" w:type="dxa"/>
              <w:bottom w:w="0" w:type="dxa"/>
              <w:right w:w="15" w:type="dxa"/>
            </w:tcMar>
            <w:vAlign w:val="center"/>
            <w:hideMark/>
            <w:tcPrChange w:id="173" w:author="Chris Friedline" w:date="2015-06-24T13:48:00Z">
              <w:tcPr>
                <w:tcW w:w="810" w:type="dxa"/>
                <w:shd w:val="clear" w:color="auto" w:fill="auto"/>
                <w:noWrap/>
                <w:tcMar>
                  <w:top w:w="15" w:type="dxa"/>
                  <w:left w:w="15" w:type="dxa"/>
                  <w:bottom w:w="0" w:type="dxa"/>
                  <w:right w:w="15" w:type="dxa"/>
                </w:tcMar>
                <w:vAlign w:val="center"/>
                <w:hideMark/>
              </w:tcPr>
            </w:tcPrChange>
          </w:tcPr>
          <w:p w14:paraId="441A475C" w14:textId="77777777" w:rsidR="00501714" w:rsidRDefault="00501714">
            <w:pPr>
              <w:jc w:val="right"/>
              <w:rPr>
                <w:rFonts w:eastAsia="Times New Roman" w:cs="Times New Roman"/>
                <w:color w:val="000000"/>
              </w:rPr>
            </w:pPr>
            <w:r>
              <w:rPr>
                <w:rFonts w:eastAsia="Times New Roman" w:cs="Times New Roman"/>
                <w:color w:val="000000"/>
              </w:rPr>
              <w:t>684</w:t>
            </w:r>
          </w:p>
        </w:tc>
        <w:tc>
          <w:tcPr>
            <w:tcW w:w="1076" w:type="dxa"/>
            <w:shd w:val="clear" w:color="auto" w:fill="auto"/>
            <w:noWrap/>
            <w:tcMar>
              <w:top w:w="15" w:type="dxa"/>
              <w:left w:w="15" w:type="dxa"/>
              <w:bottom w:w="0" w:type="dxa"/>
              <w:right w:w="15" w:type="dxa"/>
            </w:tcMar>
            <w:vAlign w:val="center"/>
            <w:hideMark/>
            <w:tcPrChange w:id="174" w:author="Chris Friedline" w:date="2015-06-24T13:48:00Z">
              <w:tcPr>
                <w:tcW w:w="1076" w:type="dxa"/>
                <w:shd w:val="clear" w:color="auto" w:fill="auto"/>
                <w:noWrap/>
                <w:tcMar>
                  <w:top w:w="15" w:type="dxa"/>
                  <w:left w:w="15" w:type="dxa"/>
                  <w:bottom w:w="0" w:type="dxa"/>
                  <w:right w:w="15" w:type="dxa"/>
                </w:tcMar>
                <w:vAlign w:val="center"/>
                <w:hideMark/>
              </w:tcPr>
            </w:tcPrChange>
          </w:tcPr>
          <w:p w14:paraId="3F3078C0" w14:textId="77777777" w:rsidR="00501714" w:rsidRDefault="00501714">
            <w:pPr>
              <w:jc w:val="right"/>
              <w:rPr>
                <w:rFonts w:eastAsia="Times New Roman" w:cs="Times New Roman"/>
                <w:color w:val="000000"/>
              </w:rPr>
            </w:pPr>
            <w:r>
              <w:rPr>
                <w:rFonts w:eastAsia="Times New Roman" w:cs="Times New Roman"/>
                <w:color w:val="000000"/>
              </w:rPr>
              <w:t>1.80E-24</w:t>
            </w:r>
          </w:p>
        </w:tc>
        <w:tc>
          <w:tcPr>
            <w:tcW w:w="1024" w:type="dxa"/>
            <w:shd w:val="clear" w:color="auto" w:fill="auto"/>
            <w:noWrap/>
            <w:tcMar>
              <w:top w:w="15" w:type="dxa"/>
              <w:left w:w="15" w:type="dxa"/>
              <w:bottom w:w="0" w:type="dxa"/>
              <w:right w:w="15" w:type="dxa"/>
            </w:tcMar>
            <w:vAlign w:val="center"/>
            <w:hideMark/>
            <w:tcPrChange w:id="175" w:author="Chris Friedline" w:date="2015-06-24T13:48:00Z">
              <w:tcPr>
                <w:tcW w:w="359" w:type="dxa"/>
                <w:shd w:val="clear" w:color="auto" w:fill="auto"/>
                <w:noWrap/>
                <w:tcMar>
                  <w:top w:w="15" w:type="dxa"/>
                  <w:left w:w="15" w:type="dxa"/>
                  <w:bottom w:w="0" w:type="dxa"/>
                  <w:right w:w="15" w:type="dxa"/>
                </w:tcMar>
                <w:vAlign w:val="center"/>
                <w:hideMark/>
              </w:tcPr>
            </w:tcPrChange>
          </w:tcPr>
          <w:p w14:paraId="41953FE8" w14:textId="77777777" w:rsidR="00501714" w:rsidRDefault="00501714">
            <w:pPr>
              <w:jc w:val="right"/>
              <w:rPr>
                <w:rFonts w:eastAsia="Times New Roman" w:cs="Times New Roman"/>
                <w:color w:val="000000"/>
              </w:rPr>
            </w:pPr>
            <w:r>
              <w:rPr>
                <w:rFonts w:eastAsia="Times New Roman" w:cs="Times New Roman"/>
                <w:color w:val="000000"/>
              </w:rPr>
              <w:t>85.4</w:t>
            </w:r>
          </w:p>
        </w:tc>
        <w:tc>
          <w:tcPr>
            <w:tcW w:w="450" w:type="dxa"/>
            <w:tcPrChange w:id="176" w:author="Chris Friedline" w:date="2015-06-24T13:48:00Z">
              <w:tcPr>
                <w:tcW w:w="1115" w:type="dxa"/>
              </w:tcPr>
            </w:tcPrChange>
          </w:tcPr>
          <w:p w14:paraId="6F715161" w14:textId="77777777" w:rsidR="00501714" w:rsidRPr="00DE179F" w:rsidRDefault="00501714" w:rsidP="00DE179F">
            <w:pPr>
              <w:rPr>
                <w:ins w:id="177" w:author="Chris Friedline" w:date="2015-06-24T13:45:00Z"/>
                <w:rFonts w:cs="Times New Roman"/>
              </w:rPr>
            </w:pPr>
          </w:p>
        </w:tc>
        <w:tc>
          <w:tcPr>
            <w:tcW w:w="1440" w:type="dxa"/>
            <w:shd w:val="clear" w:color="auto" w:fill="auto"/>
            <w:tcMar>
              <w:top w:w="15" w:type="dxa"/>
              <w:left w:w="15" w:type="dxa"/>
              <w:bottom w:w="0" w:type="dxa"/>
              <w:right w:w="15" w:type="dxa"/>
            </w:tcMar>
            <w:vAlign w:val="center"/>
            <w:hideMark/>
            <w:tcPrChange w:id="178" w:author="Chris Friedline" w:date="2015-06-24T13:48:00Z">
              <w:tcPr>
                <w:tcW w:w="1245" w:type="dxa"/>
                <w:shd w:val="clear" w:color="auto" w:fill="auto"/>
                <w:tcMar>
                  <w:top w:w="15" w:type="dxa"/>
                  <w:left w:w="15" w:type="dxa"/>
                  <w:bottom w:w="0" w:type="dxa"/>
                  <w:right w:w="15" w:type="dxa"/>
                </w:tcMar>
                <w:vAlign w:val="center"/>
                <w:hideMark/>
              </w:tcPr>
            </w:tcPrChange>
          </w:tcPr>
          <w:p w14:paraId="15C17F2D" w14:textId="2497D273" w:rsidR="00501714" w:rsidRPr="00DE179F" w:rsidRDefault="00501714" w:rsidP="00DE179F">
            <w:pPr>
              <w:rPr>
                <w:rFonts w:cs="Times New Roman"/>
              </w:rPr>
            </w:pPr>
            <w:r w:rsidRPr="00DE179F">
              <w:rPr>
                <w:rFonts w:cs="Times New Roman"/>
              </w:rPr>
              <w:t>MA_10433855 [4544, 4914]</w:t>
            </w:r>
          </w:p>
        </w:tc>
      </w:tr>
      <w:tr w:rsidR="00501714" w14:paraId="10531A62" w14:textId="77777777" w:rsidTr="006058C3">
        <w:trPr>
          <w:trHeight w:val="620"/>
          <w:jc w:val="center"/>
          <w:trPrChange w:id="179" w:author="Chris Friedline" w:date="2015-06-24T13:48:00Z">
            <w:trPr>
              <w:trHeight w:val="620"/>
              <w:jc w:val="center"/>
            </w:trPr>
          </w:trPrChange>
        </w:trPr>
        <w:tc>
          <w:tcPr>
            <w:tcW w:w="1186" w:type="dxa"/>
            <w:shd w:val="clear" w:color="auto" w:fill="auto"/>
            <w:noWrap/>
            <w:tcMar>
              <w:top w:w="15" w:type="dxa"/>
              <w:left w:w="15" w:type="dxa"/>
              <w:bottom w:w="0" w:type="dxa"/>
              <w:right w:w="15" w:type="dxa"/>
            </w:tcMar>
            <w:vAlign w:val="center"/>
            <w:hideMark/>
            <w:tcPrChange w:id="180" w:author="Chris Friedline" w:date="2015-06-24T13:48:00Z">
              <w:tcPr>
                <w:tcW w:w="1186" w:type="dxa"/>
                <w:shd w:val="clear" w:color="auto" w:fill="auto"/>
                <w:noWrap/>
                <w:tcMar>
                  <w:top w:w="15" w:type="dxa"/>
                  <w:left w:w="15" w:type="dxa"/>
                  <w:bottom w:w="0" w:type="dxa"/>
                  <w:right w:w="15" w:type="dxa"/>
                </w:tcMar>
                <w:vAlign w:val="center"/>
                <w:hideMark/>
              </w:tcPr>
            </w:tcPrChange>
          </w:tcPr>
          <w:p w14:paraId="0511100F" w14:textId="77777777" w:rsidR="00501714" w:rsidRDefault="00501714">
            <w:pPr>
              <w:rPr>
                <w:rFonts w:eastAsia="Times New Roman" w:cs="Times New Roman"/>
                <w:color w:val="000000"/>
              </w:rPr>
            </w:pPr>
            <w:r>
              <w:rPr>
                <w:rFonts w:eastAsia="Times New Roman" w:cs="Times New Roman"/>
                <w:color w:val="000000"/>
              </w:rPr>
              <w:t>UN0195</w:t>
            </w:r>
          </w:p>
        </w:tc>
        <w:tc>
          <w:tcPr>
            <w:tcW w:w="2639" w:type="dxa"/>
            <w:shd w:val="clear" w:color="auto" w:fill="auto"/>
            <w:tcMar>
              <w:top w:w="15" w:type="dxa"/>
              <w:left w:w="15" w:type="dxa"/>
              <w:bottom w:w="0" w:type="dxa"/>
              <w:right w:w="15" w:type="dxa"/>
            </w:tcMar>
            <w:vAlign w:val="center"/>
            <w:hideMark/>
            <w:tcPrChange w:id="181" w:author="Chris Friedline" w:date="2015-06-24T13:48:00Z">
              <w:tcPr>
                <w:tcW w:w="2639" w:type="dxa"/>
                <w:shd w:val="clear" w:color="auto" w:fill="auto"/>
                <w:tcMar>
                  <w:top w:w="15" w:type="dxa"/>
                  <w:left w:w="15" w:type="dxa"/>
                  <w:bottom w:w="0" w:type="dxa"/>
                  <w:right w:w="15" w:type="dxa"/>
                </w:tcMar>
                <w:vAlign w:val="center"/>
                <w:hideMark/>
              </w:tcPr>
            </w:tcPrChange>
          </w:tcPr>
          <w:p w14:paraId="7AA1D3EE" w14:textId="77777777" w:rsidR="00501714" w:rsidRDefault="00501714">
            <w:pPr>
              <w:rPr>
                <w:rFonts w:eastAsia="Times New Roman" w:cs="Times New Roman"/>
                <w:color w:val="000000"/>
              </w:rPr>
            </w:pPr>
            <w:r>
              <w:rPr>
                <w:rFonts w:eastAsia="Times New Roman" w:cs="Times New Roman"/>
                <w:color w:val="000000"/>
              </w:rPr>
              <w:t>rbs_larlaribulose bisphosphate carboxylase small chloroplastic</w:t>
            </w:r>
          </w:p>
        </w:tc>
        <w:tc>
          <w:tcPr>
            <w:tcW w:w="810" w:type="dxa"/>
            <w:shd w:val="clear" w:color="auto" w:fill="auto"/>
            <w:noWrap/>
            <w:tcMar>
              <w:top w:w="15" w:type="dxa"/>
              <w:left w:w="15" w:type="dxa"/>
              <w:bottom w:w="0" w:type="dxa"/>
              <w:right w:w="15" w:type="dxa"/>
            </w:tcMar>
            <w:vAlign w:val="center"/>
            <w:hideMark/>
            <w:tcPrChange w:id="182" w:author="Chris Friedline" w:date="2015-06-24T13:48:00Z">
              <w:tcPr>
                <w:tcW w:w="810" w:type="dxa"/>
                <w:shd w:val="clear" w:color="auto" w:fill="auto"/>
                <w:noWrap/>
                <w:tcMar>
                  <w:top w:w="15" w:type="dxa"/>
                  <w:left w:w="15" w:type="dxa"/>
                  <w:bottom w:w="0" w:type="dxa"/>
                  <w:right w:w="15" w:type="dxa"/>
                </w:tcMar>
                <w:vAlign w:val="center"/>
                <w:hideMark/>
              </w:tcPr>
            </w:tcPrChange>
          </w:tcPr>
          <w:p w14:paraId="2D4C526A" w14:textId="77777777" w:rsidR="00501714" w:rsidRDefault="00501714">
            <w:pPr>
              <w:jc w:val="right"/>
              <w:rPr>
                <w:rFonts w:eastAsia="Times New Roman" w:cs="Times New Roman"/>
                <w:color w:val="000000"/>
              </w:rPr>
            </w:pPr>
            <w:r>
              <w:rPr>
                <w:rFonts w:eastAsia="Times New Roman" w:cs="Times New Roman"/>
                <w:color w:val="000000"/>
              </w:rPr>
              <w:t>606</w:t>
            </w:r>
          </w:p>
        </w:tc>
        <w:tc>
          <w:tcPr>
            <w:tcW w:w="1076" w:type="dxa"/>
            <w:shd w:val="clear" w:color="auto" w:fill="auto"/>
            <w:noWrap/>
            <w:tcMar>
              <w:top w:w="15" w:type="dxa"/>
              <w:left w:w="15" w:type="dxa"/>
              <w:bottom w:w="0" w:type="dxa"/>
              <w:right w:w="15" w:type="dxa"/>
            </w:tcMar>
            <w:vAlign w:val="center"/>
            <w:hideMark/>
            <w:tcPrChange w:id="183" w:author="Chris Friedline" w:date="2015-06-24T13:48:00Z">
              <w:tcPr>
                <w:tcW w:w="1076" w:type="dxa"/>
                <w:shd w:val="clear" w:color="auto" w:fill="auto"/>
                <w:noWrap/>
                <w:tcMar>
                  <w:top w:w="15" w:type="dxa"/>
                  <w:left w:w="15" w:type="dxa"/>
                  <w:bottom w:w="0" w:type="dxa"/>
                  <w:right w:w="15" w:type="dxa"/>
                </w:tcMar>
                <w:vAlign w:val="center"/>
                <w:hideMark/>
              </w:tcPr>
            </w:tcPrChange>
          </w:tcPr>
          <w:p w14:paraId="64027736" w14:textId="77777777" w:rsidR="00501714" w:rsidRDefault="00501714">
            <w:pPr>
              <w:jc w:val="right"/>
              <w:rPr>
                <w:rFonts w:eastAsia="Times New Roman" w:cs="Times New Roman"/>
                <w:color w:val="000000"/>
              </w:rPr>
            </w:pPr>
            <w:r>
              <w:rPr>
                <w:rFonts w:eastAsia="Times New Roman" w:cs="Times New Roman"/>
                <w:color w:val="000000"/>
              </w:rPr>
              <w:t>1.00E-40</w:t>
            </w:r>
          </w:p>
        </w:tc>
        <w:tc>
          <w:tcPr>
            <w:tcW w:w="1024" w:type="dxa"/>
            <w:shd w:val="clear" w:color="auto" w:fill="auto"/>
            <w:noWrap/>
            <w:tcMar>
              <w:top w:w="15" w:type="dxa"/>
              <w:left w:w="15" w:type="dxa"/>
              <w:bottom w:w="0" w:type="dxa"/>
              <w:right w:w="15" w:type="dxa"/>
            </w:tcMar>
            <w:vAlign w:val="center"/>
            <w:hideMark/>
            <w:tcPrChange w:id="184" w:author="Chris Friedline" w:date="2015-06-24T13:48:00Z">
              <w:tcPr>
                <w:tcW w:w="359" w:type="dxa"/>
                <w:shd w:val="clear" w:color="auto" w:fill="auto"/>
                <w:noWrap/>
                <w:tcMar>
                  <w:top w:w="15" w:type="dxa"/>
                  <w:left w:w="15" w:type="dxa"/>
                  <w:bottom w:w="0" w:type="dxa"/>
                  <w:right w:w="15" w:type="dxa"/>
                </w:tcMar>
                <w:vAlign w:val="center"/>
                <w:hideMark/>
              </w:tcPr>
            </w:tcPrChange>
          </w:tcPr>
          <w:p w14:paraId="4DA43021" w14:textId="77777777" w:rsidR="00501714" w:rsidRDefault="00501714">
            <w:pPr>
              <w:jc w:val="right"/>
              <w:rPr>
                <w:rFonts w:eastAsia="Times New Roman" w:cs="Times New Roman"/>
                <w:color w:val="000000"/>
              </w:rPr>
            </w:pPr>
            <w:r>
              <w:rPr>
                <w:rFonts w:eastAsia="Times New Roman" w:cs="Times New Roman"/>
                <w:color w:val="000000"/>
              </w:rPr>
              <w:t>88</w:t>
            </w:r>
          </w:p>
        </w:tc>
        <w:tc>
          <w:tcPr>
            <w:tcW w:w="450" w:type="dxa"/>
            <w:tcPrChange w:id="185" w:author="Chris Friedline" w:date="2015-06-24T13:48:00Z">
              <w:tcPr>
                <w:tcW w:w="1115" w:type="dxa"/>
              </w:tcPr>
            </w:tcPrChange>
          </w:tcPr>
          <w:p w14:paraId="1E0FAEB4" w14:textId="77777777" w:rsidR="00501714" w:rsidRPr="00DE179F" w:rsidRDefault="00501714" w:rsidP="00DE179F">
            <w:pPr>
              <w:rPr>
                <w:ins w:id="186" w:author="Chris Friedline" w:date="2015-06-24T13:45:00Z"/>
                <w:rFonts w:cs="Times New Roman"/>
              </w:rPr>
            </w:pPr>
          </w:p>
        </w:tc>
        <w:tc>
          <w:tcPr>
            <w:tcW w:w="1440" w:type="dxa"/>
            <w:shd w:val="clear" w:color="auto" w:fill="auto"/>
            <w:tcMar>
              <w:top w:w="15" w:type="dxa"/>
              <w:left w:w="15" w:type="dxa"/>
              <w:bottom w:w="0" w:type="dxa"/>
              <w:right w:w="15" w:type="dxa"/>
            </w:tcMar>
            <w:vAlign w:val="center"/>
            <w:hideMark/>
            <w:tcPrChange w:id="187" w:author="Chris Friedline" w:date="2015-06-24T13:48:00Z">
              <w:tcPr>
                <w:tcW w:w="1245" w:type="dxa"/>
                <w:shd w:val="clear" w:color="auto" w:fill="auto"/>
                <w:tcMar>
                  <w:top w:w="15" w:type="dxa"/>
                  <w:left w:w="15" w:type="dxa"/>
                  <w:bottom w:w="0" w:type="dxa"/>
                  <w:right w:w="15" w:type="dxa"/>
                </w:tcMar>
                <w:vAlign w:val="center"/>
                <w:hideMark/>
              </w:tcPr>
            </w:tcPrChange>
          </w:tcPr>
          <w:p w14:paraId="2ED72FD7" w14:textId="694BDAA4" w:rsidR="00501714" w:rsidRPr="00DE179F" w:rsidRDefault="00501714" w:rsidP="00DE179F">
            <w:pPr>
              <w:rPr>
                <w:rFonts w:cs="Times New Roman"/>
              </w:rPr>
            </w:pPr>
            <w:r w:rsidRPr="00DE179F">
              <w:rPr>
                <w:rFonts w:cs="Times New Roman"/>
              </w:rPr>
              <w:t>MA_47626 [3718, 3915]</w:t>
            </w:r>
          </w:p>
        </w:tc>
      </w:tr>
      <w:tr w:rsidR="00501714" w14:paraId="3C86A51A" w14:textId="77777777" w:rsidTr="006058C3">
        <w:trPr>
          <w:trHeight w:val="620"/>
          <w:jc w:val="center"/>
          <w:trPrChange w:id="188" w:author="Chris Friedline" w:date="2015-06-24T13:48:00Z">
            <w:trPr>
              <w:trHeight w:val="620"/>
              <w:jc w:val="center"/>
            </w:trPr>
          </w:trPrChange>
        </w:trPr>
        <w:tc>
          <w:tcPr>
            <w:tcW w:w="1186" w:type="dxa"/>
            <w:shd w:val="clear" w:color="auto" w:fill="auto"/>
            <w:noWrap/>
            <w:tcMar>
              <w:top w:w="15" w:type="dxa"/>
              <w:left w:w="15" w:type="dxa"/>
              <w:bottom w:w="0" w:type="dxa"/>
              <w:right w:w="15" w:type="dxa"/>
            </w:tcMar>
            <w:vAlign w:val="center"/>
            <w:hideMark/>
            <w:tcPrChange w:id="189" w:author="Chris Friedline" w:date="2015-06-24T13:48:00Z">
              <w:tcPr>
                <w:tcW w:w="1186" w:type="dxa"/>
                <w:shd w:val="clear" w:color="auto" w:fill="auto"/>
                <w:noWrap/>
                <w:tcMar>
                  <w:top w:w="15" w:type="dxa"/>
                  <w:left w:w="15" w:type="dxa"/>
                  <w:bottom w:w="0" w:type="dxa"/>
                  <w:right w:w="15" w:type="dxa"/>
                </w:tcMar>
                <w:vAlign w:val="center"/>
                <w:hideMark/>
              </w:tcPr>
            </w:tcPrChange>
          </w:tcPr>
          <w:p w14:paraId="5F27DBD2" w14:textId="77777777" w:rsidR="00501714" w:rsidRDefault="00501714">
            <w:pPr>
              <w:rPr>
                <w:rFonts w:eastAsia="Times New Roman" w:cs="Times New Roman"/>
                <w:color w:val="000000"/>
              </w:rPr>
            </w:pPr>
            <w:r>
              <w:rPr>
                <w:rFonts w:eastAsia="Times New Roman" w:cs="Times New Roman"/>
                <w:color w:val="000000"/>
              </w:rPr>
              <w:t>UN0205</w:t>
            </w:r>
          </w:p>
        </w:tc>
        <w:tc>
          <w:tcPr>
            <w:tcW w:w="2639" w:type="dxa"/>
            <w:shd w:val="clear" w:color="auto" w:fill="auto"/>
            <w:tcMar>
              <w:top w:w="15" w:type="dxa"/>
              <w:left w:w="15" w:type="dxa"/>
              <w:bottom w:w="0" w:type="dxa"/>
              <w:right w:w="15" w:type="dxa"/>
            </w:tcMar>
            <w:vAlign w:val="center"/>
            <w:hideMark/>
            <w:tcPrChange w:id="190" w:author="Chris Friedline" w:date="2015-06-24T13:48:00Z">
              <w:tcPr>
                <w:tcW w:w="2639" w:type="dxa"/>
                <w:shd w:val="clear" w:color="auto" w:fill="auto"/>
                <w:tcMar>
                  <w:top w:w="15" w:type="dxa"/>
                  <w:left w:w="15" w:type="dxa"/>
                  <w:bottom w:w="0" w:type="dxa"/>
                  <w:right w:w="15" w:type="dxa"/>
                </w:tcMar>
                <w:vAlign w:val="center"/>
                <w:hideMark/>
              </w:tcPr>
            </w:tcPrChange>
          </w:tcPr>
          <w:p w14:paraId="1728E64D" w14:textId="77777777" w:rsidR="00501714" w:rsidRDefault="00501714">
            <w:pPr>
              <w:rPr>
                <w:rFonts w:eastAsia="Times New Roman" w:cs="Times New Roman"/>
                <w:color w:val="000000"/>
              </w:rPr>
            </w:pPr>
            <w:r>
              <w:rPr>
                <w:rFonts w:eastAsia="Times New Roman" w:cs="Times New Roman"/>
                <w:color w:val="000000"/>
              </w:rPr>
              <w:t>rbs_larlaribulose bisphosphate carboxylase small chloroplastic</w:t>
            </w:r>
          </w:p>
        </w:tc>
        <w:tc>
          <w:tcPr>
            <w:tcW w:w="810" w:type="dxa"/>
            <w:shd w:val="clear" w:color="auto" w:fill="auto"/>
            <w:noWrap/>
            <w:tcMar>
              <w:top w:w="15" w:type="dxa"/>
              <w:left w:w="15" w:type="dxa"/>
              <w:bottom w:w="0" w:type="dxa"/>
              <w:right w:w="15" w:type="dxa"/>
            </w:tcMar>
            <w:vAlign w:val="center"/>
            <w:hideMark/>
            <w:tcPrChange w:id="191" w:author="Chris Friedline" w:date="2015-06-24T13:48:00Z">
              <w:tcPr>
                <w:tcW w:w="810" w:type="dxa"/>
                <w:shd w:val="clear" w:color="auto" w:fill="auto"/>
                <w:noWrap/>
                <w:tcMar>
                  <w:top w:w="15" w:type="dxa"/>
                  <w:left w:w="15" w:type="dxa"/>
                  <w:bottom w:w="0" w:type="dxa"/>
                  <w:right w:w="15" w:type="dxa"/>
                </w:tcMar>
                <w:vAlign w:val="center"/>
                <w:hideMark/>
              </w:tcPr>
            </w:tcPrChange>
          </w:tcPr>
          <w:p w14:paraId="1717D7BD" w14:textId="77777777" w:rsidR="00501714" w:rsidRDefault="00501714">
            <w:pPr>
              <w:jc w:val="right"/>
              <w:rPr>
                <w:rFonts w:eastAsia="Times New Roman" w:cs="Times New Roman"/>
                <w:color w:val="000000"/>
              </w:rPr>
            </w:pPr>
            <w:r>
              <w:rPr>
                <w:rFonts w:eastAsia="Times New Roman" w:cs="Times New Roman"/>
                <w:color w:val="000000"/>
              </w:rPr>
              <w:t>724</w:t>
            </w:r>
          </w:p>
        </w:tc>
        <w:tc>
          <w:tcPr>
            <w:tcW w:w="1076" w:type="dxa"/>
            <w:shd w:val="clear" w:color="auto" w:fill="auto"/>
            <w:noWrap/>
            <w:tcMar>
              <w:top w:w="15" w:type="dxa"/>
              <w:left w:w="15" w:type="dxa"/>
              <w:bottom w:w="0" w:type="dxa"/>
              <w:right w:w="15" w:type="dxa"/>
            </w:tcMar>
            <w:vAlign w:val="center"/>
            <w:hideMark/>
            <w:tcPrChange w:id="192" w:author="Chris Friedline" w:date="2015-06-24T13:48:00Z">
              <w:tcPr>
                <w:tcW w:w="1076" w:type="dxa"/>
                <w:shd w:val="clear" w:color="auto" w:fill="auto"/>
                <w:noWrap/>
                <w:tcMar>
                  <w:top w:w="15" w:type="dxa"/>
                  <w:left w:w="15" w:type="dxa"/>
                  <w:bottom w:w="0" w:type="dxa"/>
                  <w:right w:w="15" w:type="dxa"/>
                </w:tcMar>
                <w:vAlign w:val="center"/>
                <w:hideMark/>
              </w:tcPr>
            </w:tcPrChange>
          </w:tcPr>
          <w:p w14:paraId="08BC373E" w14:textId="77777777" w:rsidR="00501714" w:rsidRDefault="00501714">
            <w:pPr>
              <w:jc w:val="right"/>
              <w:rPr>
                <w:rFonts w:eastAsia="Times New Roman" w:cs="Times New Roman"/>
                <w:color w:val="000000"/>
              </w:rPr>
            </w:pPr>
            <w:r>
              <w:rPr>
                <w:rFonts w:eastAsia="Times New Roman" w:cs="Times New Roman"/>
                <w:color w:val="000000"/>
              </w:rPr>
              <w:t>3.80E-41</w:t>
            </w:r>
          </w:p>
        </w:tc>
        <w:tc>
          <w:tcPr>
            <w:tcW w:w="1024" w:type="dxa"/>
            <w:shd w:val="clear" w:color="auto" w:fill="auto"/>
            <w:noWrap/>
            <w:tcMar>
              <w:top w:w="15" w:type="dxa"/>
              <w:left w:w="15" w:type="dxa"/>
              <w:bottom w:w="0" w:type="dxa"/>
              <w:right w:w="15" w:type="dxa"/>
            </w:tcMar>
            <w:vAlign w:val="center"/>
            <w:hideMark/>
            <w:tcPrChange w:id="193" w:author="Chris Friedline" w:date="2015-06-24T13:48:00Z">
              <w:tcPr>
                <w:tcW w:w="359" w:type="dxa"/>
                <w:shd w:val="clear" w:color="auto" w:fill="auto"/>
                <w:noWrap/>
                <w:tcMar>
                  <w:top w:w="15" w:type="dxa"/>
                  <w:left w:w="15" w:type="dxa"/>
                  <w:bottom w:w="0" w:type="dxa"/>
                  <w:right w:w="15" w:type="dxa"/>
                </w:tcMar>
                <w:vAlign w:val="center"/>
                <w:hideMark/>
              </w:tcPr>
            </w:tcPrChange>
          </w:tcPr>
          <w:p w14:paraId="37A0073D" w14:textId="77777777" w:rsidR="00501714" w:rsidRDefault="00501714">
            <w:pPr>
              <w:jc w:val="right"/>
              <w:rPr>
                <w:rFonts w:eastAsia="Times New Roman" w:cs="Times New Roman"/>
                <w:color w:val="000000"/>
              </w:rPr>
            </w:pPr>
            <w:r>
              <w:rPr>
                <w:rFonts w:eastAsia="Times New Roman" w:cs="Times New Roman"/>
                <w:color w:val="000000"/>
              </w:rPr>
              <w:t>85.4</w:t>
            </w:r>
          </w:p>
        </w:tc>
        <w:tc>
          <w:tcPr>
            <w:tcW w:w="450" w:type="dxa"/>
            <w:tcPrChange w:id="194" w:author="Chris Friedline" w:date="2015-06-24T13:48:00Z">
              <w:tcPr>
                <w:tcW w:w="1115" w:type="dxa"/>
              </w:tcPr>
            </w:tcPrChange>
          </w:tcPr>
          <w:p w14:paraId="60BC1894" w14:textId="77777777" w:rsidR="00501714" w:rsidRPr="00DE179F" w:rsidRDefault="00501714" w:rsidP="00DE179F">
            <w:pPr>
              <w:rPr>
                <w:ins w:id="195" w:author="Chris Friedline" w:date="2015-06-24T13:45:00Z"/>
                <w:rFonts w:cs="Times New Roman"/>
              </w:rPr>
            </w:pPr>
          </w:p>
        </w:tc>
        <w:tc>
          <w:tcPr>
            <w:tcW w:w="1440" w:type="dxa"/>
            <w:shd w:val="clear" w:color="auto" w:fill="auto"/>
            <w:tcMar>
              <w:top w:w="15" w:type="dxa"/>
              <w:left w:w="15" w:type="dxa"/>
              <w:bottom w:w="0" w:type="dxa"/>
              <w:right w:w="15" w:type="dxa"/>
            </w:tcMar>
            <w:vAlign w:val="center"/>
            <w:hideMark/>
            <w:tcPrChange w:id="196" w:author="Chris Friedline" w:date="2015-06-24T13:48:00Z">
              <w:tcPr>
                <w:tcW w:w="1245" w:type="dxa"/>
                <w:shd w:val="clear" w:color="auto" w:fill="auto"/>
                <w:tcMar>
                  <w:top w:w="15" w:type="dxa"/>
                  <w:left w:w="15" w:type="dxa"/>
                  <w:bottom w:w="0" w:type="dxa"/>
                  <w:right w:w="15" w:type="dxa"/>
                </w:tcMar>
                <w:vAlign w:val="center"/>
                <w:hideMark/>
              </w:tcPr>
            </w:tcPrChange>
          </w:tcPr>
          <w:p w14:paraId="11426E1A" w14:textId="5AAE0329" w:rsidR="00501714" w:rsidRPr="00DE179F" w:rsidRDefault="00501714" w:rsidP="00DE179F">
            <w:pPr>
              <w:rPr>
                <w:rFonts w:cs="Times New Roman"/>
              </w:rPr>
            </w:pPr>
            <w:r w:rsidRPr="00DE179F">
              <w:rPr>
                <w:rFonts w:cs="Times New Roman"/>
              </w:rPr>
              <w:t>MA_47626 [3305, 3915]</w:t>
            </w:r>
          </w:p>
        </w:tc>
      </w:tr>
      <w:tr w:rsidR="00501714" w14:paraId="6334AC14" w14:textId="77777777" w:rsidTr="006058C3">
        <w:trPr>
          <w:trHeight w:val="620"/>
          <w:jc w:val="center"/>
          <w:trPrChange w:id="197" w:author="Chris Friedline" w:date="2015-06-24T13:48:00Z">
            <w:trPr>
              <w:trHeight w:val="620"/>
              <w:jc w:val="center"/>
            </w:trPr>
          </w:trPrChange>
        </w:trPr>
        <w:tc>
          <w:tcPr>
            <w:tcW w:w="1186" w:type="dxa"/>
            <w:shd w:val="clear" w:color="auto" w:fill="auto"/>
            <w:noWrap/>
            <w:tcMar>
              <w:top w:w="15" w:type="dxa"/>
              <w:left w:w="15" w:type="dxa"/>
              <w:bottom w:w="0" w:type="dxa"/>
              <w:right w:w="15" w:type="dxa"/>
            </w:tcMar>
            <w:vAlign w:val="center"/>
            <w:hideMark/>
            <w:tcPrChange w:id="198" w:author="Chris Friedline" w:date="2015-06-24T13:48:00Z">
              <w:tcPr>
                <w:tcW w:w="1186" w:type="dxa"/>
                <w:shd w:val="clear" w:color="auto" w:fill="auto"/>
                <w:noWrap/>
                <w:tcMar>
                  <w:top w:w="15" w:type="dxa"/>
                  <w:left w:w="15" w:type="dxa"/>
                  <w:bottom w:w="0" w:type="dxa"/>
                  <w:right w:w="15" w:type="dxa"/>
                </w:tcMar>
                <w:vAlign w:val="center"/>
                <w:hideMark/>
              </w:tcPr>
            </w:tcPrChange>
          </w:tcPr>
          <w:p w14:paraId="14789F21" w14:textId="77777777" w:rsidR="00501714" w:rsidRDefault="00501714">
            <w:pPr>
              <w:rPr>
                <w:rFonts w:eastAsia="Times New Roman" w:cs="Times New Roman"/>
                <w:color w:val="000000"/>
              </w:rPr>
            </w:pPr>
            <w:r>
              <w:rPr>
                <w:rFonts w:eastAsia="Times New Roman" w:cs="Times New Roman"/>
                <w:color w:val="000000"/>
              </w:rPr>
              <w:t>UN0240</w:t>
            </w:r>
          </w:p>
        </w:tc>
        <w:tc>
          <w:tcPr>
            <w:tcW w:w="2639" w:type="dxa"/>
            <w:shd w:val="clear" w:color="auto" w:fill="auto"/>
            <w:tcMar>
              <w:top w:w="15" w:type="dxa"/>
              <w:left w:w="15" w:type="dxa"/>
              <w:bottom w:w="0" w:type="dxa"/>
              <w:right w:w="15" w:type="dxa"/>
            </w:tcMar>
            <w:vAlign w:val="center"/>
            <w:hideMark/>
            <w:tcPrChange w:id="199" w:author="Chris Friedline" w:date="2015-06-24T13:48:00Z">
              <w:tcPr>
                <w:tcW w:w="2639" w:type="dxa"/>
                <w:shd w:val="clear" w:color="auto" w:fill="auto"/>
                <w:tcMar>
                  <w:top w:w="15" w:type="dxa"/>
                  <w:left w:w="15" w:type="dxa"/>
                  <w:bottom w:w="0" w:type="dxa"/>
                  <w:right w:w="15" w:type="dxa"/>
                </w:tcMar>
                <w:vAlign w:val="center"/>
                <w:hideMark/>
              </w:tcPr>
            </w:tcPrChange>
          </w:tcPr>
          <w:p w14:paraId="727D6FCE" w14:textId="77777777" w:rsidR="00501714" w:rsidRDefault="00501714">
            <w:pPr>
              <w:rPr>
                <w:rFonts w:eastAsia="Times New Roman" w:cs="Times New Roman"/>
                <w:color w:val="000000"/>
              </w:rPr>
            </w:pPr>
            <w:r>
              <w:rPr>
                <w:rFonts w:eastAsia="Times New Roman" w:cs="Times New Roman"/>
                <w:color w:val="000000"/>
              </w:rPr>
              <w:t>alf1_peafructose-bisphosphate cytoplasmic isozyme 1</w:t>
            </w:r>
          </w:p>
        </w:tc>
        <w:tc>
          <w:tcPr>
            <w:tcW w:w="810" w:type="dxa"/>
            <w:shd w:val="clear" w:color="auto" w:fill="auto"/>
            <w:noWrap/>
            <w:tcMar>
              <w:top w:w="15" w:type="dxa"/>
              <w:left w:w="15" w:type="dxa"/>
              <w:bottom w:w="0" w:type="dxa"/>
              <w:right w:w="15" w:type="dxa"/>
            </w:tcMar>
            <w:vAlign w:val="center"/>
            <w:hideMark/>
            <w:tcPrChange w:id="200" w:author="Chris Friedline" w:date="2015-06-24T13:48:00Z">
              <w:tcPr>
                <w:tcW w:w="810" w:type="dxa"/>
                <w:shd w:val="clear" w:color="auto" w:fill="auto"/>
                <w:noWrap/>
                <w:tcMar>
                  <w:top w:w="15" w:type="dxa"/>
                  <w:left w:w="15" w:type="dxa"/>
                  <w:bottom w:w="0" w:type="dxa"/>
                  <w:right w:w="15" w:type="dxa"/>
                </w:tcMar>
                <w:vAlign w:val="center"/>
                <w:hideMark/>
              </w:tcPr>
            </w:tcPrChange>
          </w:tcPr>
          <w:p w14:paraId="5137223A" w14:textId="77777777" w:rsidR="00501714" w:rsidRDefault="00501714">
            <w:pPr>
              <w:jc w:val="right"/>
              <w:rPr>
                <w:rFonts w:eastAsia="Times New Roman" w:cs="Times New Roman"/>
                <w:color w:val="000000"/>
              </w:rPr>
            </w:pPr>
            <w:r>
              <w:rPr>
                <w:rFonts w:eastAsia="Times New Roman" w:cs="Times New Roman"/>
                <w:color w:val="000000"/>
              </w:rPr>
              <w:t>747</w:t>
            </w:r>
          </w:p>
        </w:tc>
        <w:tc>
          <w:tcPr>
            <w:tcW w:w="1076" w:type="dxa"/>
            <w:shd w:val="clear" w:color="auto" w:fill="auto"/>
            <w:noWrap/>
            <w:tcMar>
              <w:top w:w="15" w:type="dxa"/>
              <w:left w:w="15" w:type="dxa"/>
              <w:bottom w:w="0" w:type="dxa"/>
              <w:right w:w="15" w:type="dxa"/>
            </w:tcMar>
            <w:vAlign w:val="center"/>
            <w:hideMark/>
            <w:tcPrChange w:id="201" w:author="Chris Friedline" w:date="2015-06-24T13:48:00Z">
              <w:tcPr>
                <w:tcW w:w="1076" w:type="dxa"/>
                <w:shd w:val="clear" w:color="auto" w:fill="auto"/>
                <w:noWrap/>
                <w:tcMar>
                  <w:top w:w="15" w:type="dxa"/>
                  <w:left w:w="15" w:type="dxa"/>
                  <w:bottom w:w="0" w:type="dxa"/>
                  <w:right w:w="15" w:type="dxa"/>
                </w:tcMar>
                <w:vAlign w:val="center"/>
                <w:hideMark/>
              </w:tcPr>
            </w:tcPrChange>
          </w:tcPr>
          <w:p w14:paraId="4B28F698" w14:textId="77777777" w:rsidR="00501714" w:rsidRDefault="00501714">
            <w:pPr>
              <w:jc w:val="right"/>
              <w:rPr>
                <w:rFonts w:eastAsia="Times New Roman" w:cs="Times New Roman"/>
                <w:color w:val="000000"/>
              </w:rPr>
            </w:pPr>
            <w:r>
              <w:rPr>
                <w:rFonts w:eastAsia="Times New Roman" w:cs="Times New Roman"/>
                <w:color w:val="000000"/>
              </w:rPr>
              <w:t>1.80E-62</w:t>
            </w:r>
          </w:p>
        </w:tc>
        <w:tc>
          <w:tcPr>
            <w:tcW w:w="1024" w:type="dxa"/>
            <w:shd w:val="clear" w:color="auto" w:fill="auto"/>
            <w:noWrap/>
            <w:tcMar>
              <w:top w:w="15" w:type="dxa"/>
              <w:left w:w="15" w:type="dxa"/>
              <w:bottom w:w="0" w:type="dxa"/>
              <w:right w:w="15" w:type="dxa"/>
            </w:tcMar>
            <w:vAlign w:val="center"/>
            <w:hideMark/>
            <w:tcPrChange w:id="202" w:author="Chris Friedline" w:date="2015-06-24T13:48:00Z">
              <w:tcPr>
                <w:tcW w:w="359" w:type="dxa"/>
                <w:shd w:val="clear" w:color="auto" w:fill="auto"/>
                <w:noWrap/>
                <w:tcMar>
                  <w:top w:w="15" w:type="dxa"/>
                  <w:left w:w="15" w:type="dxa"/>
                  <w:bottom w:w="0" w:type="dxa"/>
                  <w:right w:w="15" w:type="dxa"/>
                </w:tcMar>
                <w:vAlign w:val="center"/>
                <w:hideMark/>
              </w:tcPr>
            </w:tcPrChange>
          </w:tcPr>
          <w:p w14:paraId="7D88F1CB" w14:textId="77777777" w:rsidR="00501714" w:rsidRDefault="00501714">
            <w:pPr>
              <w:jc w:val="right"/>
              <w:rPr>
                <w:rFonts w:eastAsia="Times New Roman" w:cs="Times New Roman"/>
                <w:color w:val="000000"/>
              </w:rPr>
            </w:pPr>
            <w:r>
              <w:rPr>
                <w:rFonts w:eastAsia="Times New Roman" w:cs="Times New Roman"/>
                <w:color w:val="000000"/>
              </w:rPr>
              <w:t>76.8</w:t>
            </w:r>
          </w:p>
        </w:tc>
        <w:tc>
          <w:tcPr>
            <w:tcW w:w="450" w:type="dxa"/>
            <w:tcPrChange w:id="203" w:author="Chris Friedline" w:date="2015-06-24T13:48:00Z">
              <w:tcPr>
                <w:tcW w:w="1115" w:type="dxa"/>
              </w:tcPr>
            </w:tcPrChange>
          </w:tcPr>
          <w:p w14:paraId="67452154" w14:textId="77777777" w:rsidR="00501714" w:rsidRPr="00DE179F" w:rsidRDefault="00501714" w:rsidP="00DE179F">
            <w:pPr>
              <w:rPr>
                <w:ins w:id="204" w:author="Chris Friedline" w:date="2015-06-24T13:45:00Z"/>
                <w:rFonts w:cs="Times New Roman"/>
              </w:rPr>
            </w:pPr>
          </w:p>
        </w:tc>
        <w:tc>
          <w:tcPr>
            <w:tcW w:w="1440" w:type="dxa"/>
            <w:shd w:val="clear" w:color="auto" w:fill="auto"/>
            <w:tcMar>
              <w:top w:w="15" w:type="dxa"/>
              <w:left w:w="15" w:type="dxa"/>
              <w:bottom w:w="0" w:type="dxa"/>
              <w:right w:w="15" w:type="dxa"/>
            </w:tcMar>
            <w:vAlign w:val="center"/>
            <w:hideMark/>
            <w:tcPrChange w:id="205" w:author="Chris Friedline" w:date="2015-06-24T13:48:00Z">
              <w:tcPr>
                <w:tcW w:w="1245" w:type="dxa"/>
                <w:shd w:val="clear" w:color="auto" w:fill="auto"/>
                <w:tcMar>
                  <w:top w:w="15" w:type="dxa"/>
                  <w:left w:w="15" w:type="dxa"/>
                  <w:bottom w:w="0" w:type="dxa"/>
                  <w:right w:w="15" w:type="dxa"/>
                </w:tcMar>
                <w:vAlign w:val="center"/>
                <w:hideMark/>
              </w:tcPr>
            </w:tcPrChange>
          </w:tcPr>
          <w:p w14:paraId="09B0EB04" w14:textId="2B07DA0E" w:rsidR="00501714" w:rsidRPr="00DE179F" w:rsidRDefault="00501714" w:rsidP="00DE179F">
            <w:pPr>
              <w:rPr>
                <w:rFonts w:cs="Times New Roman"/>
              </w:rPr>
            </w:pPr>
            <w:r w:rsidRPr="00DE179F">
              <w:rPr>
                <w:rFonts w:cs="Times New Roman"/>
              </w:rPr>
              <w:t>MA_129930 [12079, 12642]</w:t>
            </w:r>
          </w:p>
        </w:tc>
      </w:tr>
      <w:tr w:rsidR="00501714" w14:paraId="7010EB24" w14:textId="77777777" w:rsidTr="006058C3">
        <w:trPr>
          <w:trHeight w:val="620"/>
          <w:jc w:val="center"/>
          <w:trPrChange w:id="206" w:author="Chris Friedline" w:date="2015-06-24T13:48:00Z">
            <w:trPr>
              <w:trHeight w:val="620"/>
              <w:jc w:val="center"/>
            </w:trPr>
          </w:trPrChange>
        </w:trPr>
        <w:tc>
          <w:tcPr>
            <w:tcW w:w="1186" w:type="dxa"/>
            <w:shd w:val="clear" w:color="auto" w:fill="auto"/>
            <w:noWrap/>
            <w:tcMar>
              <w:top w:w="15" w:type="dxa"/>
              <w:left w:w="15" w:type="dxa"/>
              <w:bottom w:w="0" w:type="dxa"/>
              <w:right w:w="15" w:type="dxa"/>
            </w:tcMar>
            <w:vAlign w:val="center"/>
            <w:hideMark/>
            <w:tcPrChange w:id="207" w:author="Chris Friedline" w:date="2015-06-24T13:48:00Z">
              <w:tcPr>
                <w:tcW w:w="1186" w:type="dxa"/>
                <w:shd w:val="clear" w:color="auto" w:fill="auto"/>
                <w:noWrap/>
                <w:tcMar>
                  <w:top w:w="15" w:type="dxa"/>
                  <w:left w:w="15" w:type="dxa"/>
                  <w:bottom w:w="0" w:type="dxa"/>
                  <w:right w:w="15" w:type="dxa"/>
                </w:tcMar>
                <w:vAlign w:val="center"/>
                <w:hideMark/>
              </w:tcPr>
            </w:tcPrChange>
          </w:tcPr>
          <w:p w14:paraId="76BA5ADF" w14:textId="77777777" w:rsidR="00501714" w:rsidRDefault="00501714">
            <w:pPr>
              <w:rPr>
                <w:rFonts w:eastAsia="Times New Roman" w:cs="Times New Roman"/>
                <w:color w:val="000000"/>
              </w:rPr>
            </w:pPr>
            <w:r>
              <w:rPr>
                <w:rFonts w:eastAsia="Times New Roman" w:cs="Times New Roman"/>
                <w:color w:val="000000"/>
              </w:rPr>
              <w:t>UN0243</w:t>
            </w:r>
          </w:p>
        </w:tc>
        <w:tc>
          <w:tcPr>
            <w:tcW w:w="2639" w:type="dxa"/>
            <w:shd w:val="clear" w:color="auto" w:fill="auto"/>
            <w:tcMar>
              <w:top w:w="15" w:type="dxa"/>
              <w:left w:w="15" w:type="dxa"/>
              <w:bottom w:w="0" w:type="dxa"/>
              <w:right w:w="15" w:type="dxa"/>
            </w:tcMar>
            <w:vAlign w:val="center"/>
            <w:hideMark/>
            <w:tcPrChange w:id="208" w:author="Chris Friedline" w:date="2015-06-24T13:48:00Z">
              <w:tcPr>
                <w:tcW w:w="2639" w:type="dxa"/>
                <w:shd w:val="clear" w:color="auto" w:fill="auto"/>
                <w:tcMar>
                  <w:top w:w="15" w:type="dxa"/>
                  <w:left w:w="15" w:type="dxa"/>
                  <w:bottom w:w="0" w:type="dxa"/>
                  <w:right w:w="15" w:type="dxa"/>
                </w:tcMar>
                <w:vAlign w:val="center"/>
                <w:hideMark/>
              </w:tcPr>
            </w:tcPrChange>
          </w:tcPr>
          <w:p w14:paraId="663D1485" w14:textId="77777777" w:rsidR="00501714" w:rsidRDefault="00501714">
            <w:pPr>
              <w:rPr>
                <w:rFonts w:eastAsia="Times New Roman" w:cs="Times New Roman"/>
                <w:color w:val="000000"/>
              </w:rPr>
            </w:pPr>
            <w:r>
              <w:rPr>
                <w:rFonts w:eastAsia="Times New Roman" w:cs="Times New Roman"/>
                <w:color w:val="000000"/>
              </w:rPr>
              <w:t>rbs_larlaribulose bisphosphate carboxylase small chloroplastic</w:t>
            </w:r>
          </w:p>
        </w:tc>
        <w:tc>
          <w:tcPr>
            <w:tcW w:w="810" w:type="dxa"/>
            <w:shd w:val="clear" w:color="auto" w:fill="auto"/>
            <w:noWrap/>
            <w:tcMar>
              <w:top w:w="15" w:type="dxa"/>
              <w:left w:w="15" w:type="dxa"/>
              <w:bottom w:w="0" w:type="dxa"/>
              <w:right w:w="15" w:type="dxa"/>
            </w:tcMar>
            <w:vAlign w:val="center"/>
            <w:hideMark/>
            <w:tcPrChange w:id="209" w:author="Chris Friedline" w:date="2015-06-24T13:48:00Z">
              <w:tcPr>
                <w:tcW w:w="810" w:type="dxa"/>
                <w:shd w:val="clear" w:color="auto" w:fill="auto"/>
                <w:noWrap/>
                <w:tcMar>
                  <w:top w:w="15" w:type="dxa"/>
                  <w:left w:w="15" w:type="dxa"/>
                  <w:bottom w:w="0" w:type="dxa"/>
                  <w:right w:w="15" w:type="dxa"/>
                </w:tcMar>
                <w:vAlign w:val="center"/>
                <w:hideMark/>
              </w:tcPr>
            </w:tcPrChange>
          </w:tcPr>
          <w:p w14:paraId="504927BA" w14:textId="77777777" w:rsidR="00501714" w:rsidRDefault="00501714">
            <w:pPr>
              <w:jc w:val="right"/>
              <w:rPr>
                <w:rFonts w:eastAsia="Times New Roman" w:cs="Times New Roman"/>
                <w:color w:val="000000"/>
              </w:rPr>
            </w:pPr>
            <w:r>
              <w:rPr>
                <w:rFonts w:eastAsia="Times New Roman" w:cs="Times New Roman"/>
                <w:color w:val="000000"/>
              </w:rPr>
              <w:t>616</w:t>
            </w:r>
          </w:p>
        </w:tc>
        <w:tc>
          <w:tcPr>
            <w:tcW w:w="1076" w:type="dxa"/>
            <w:shd w:val="clear" w:color="auto" w:fill="auto"/>
            <w:noWrap/>
            <w:tcMar>
              <w:top w:w="15" w:type="dxa"/>
              <w:left w:w="15" w:type="dxa"/>
              <w:bottom w:w="0" w:type="dxa"/>
              <w:right w:w="15" w:type="dxa"/>
            </w:tcMar>
            <w:vAlign w:val="center"/>
            <w:hideMark/>
            <w:tcPrChange w:id="210" w:author="Chris Friedline" w:date="2015-06-24T13:48:00Z">
              <w:tcPr>
                <w:tcW w:w="1076" w:type="dxa"/>
                <w:shd w:val="clear" w:color="auto" w:fill="auto"/>
                <w:noWrap/>
                <w:tcMar>
                  <w:top w:w="15" w:type="dxa"/>
                  <w:left w:w="15" w:type="dxa"/>
                  <w:bottom w:w="0" w:type="dxa"/>
                  <w:right w:w="15" w:type="dxa"/>
                </w:tcMar>
                <w:vAlign w:val="center"/>
                <w:hideMark/>
              </w:tcPr>
            </w:tcPrChange>
          </w:tcPr>
          <w:p w14:paraId="2185FC9D" w14:textId="77777777" w:rsidR="00501714" w:rsidRDefault="00501714">
            <w:pPr>
              <w:jc w:val="right"/>
              <w:rPr>
                <w:rFonts w:eastAsia="Times New Roman" w:cs="Times New Roman"/>
                <w:color w:val="000000"/>
              </w:rPr>
            </w:pPr>
            <w:r>
              <w:rPr>
                <w:rFonts w:eastAsia="Times New Roman" w:cs="Times New Roman"/>
                <w:color w:val="000000"/>
              </w:rPr>
              <w:t>1.00E-39</w:t>
            </w:r>
          </w:p>
        </w:tc>
        <w:tc>
          <w:tcPr>
            <w:tcW w:w="1024" w:type="dxa"/>
            <w:shd w:val="clear" w:color="auto" w:fill="auto"/>
            <w:noWrap/>
            <w:tcMar>
              <w:top w:w="15" w:type="dxa"/>
              <w:left w:w="15" w:type="dxa"/>
              <w:bottom w:w="0" w:type="dxa"/>
              <w:right w:w="15" w:type="dxa"/>
            </w:tcMar>
            <w:vAlign w:val="center"/>
            <w:hideMark/>
            <w:tcPrChange w:id="211" w:author="Chris Friedline" w:date="2015-06-24T13:48:00Z">
              <w:tcPr>
                <w:tcW w:w="359" w:type="dxa"/>
                <w:shd w:val="clear" w:color="auto" w:fill="auto"/>
                <w:noWrap/>
                <w:tcMar>
                  <w:top w:w="15" w:type="dxa"/>
                  <w:left w:w="15" w:type="dxa"/>
                  <w:bottom w:w="0" w:type="dxa"/>
                  <w:right w:w="15" w:type="dxa"/>
                </w:tcMar>
                <w:vAlign w:val="center"/>
                <w:hideMark/>
              </w:tcPr>
            </w:tcPrChange>
          </w:tcPr>
          <w:p w14:paraId="2C38D80C" w14:textId="77777777" w:rsidR="00501714" w:rsidRDefault="00501714">
            <w:pPr>
              <w:jc w:val="right"/>
              <w:rPr>
                <w:rFonts w:eastAsia="Times New Roman" w:cs="Times New Roman"/>
                <w:color w:val="000000"/>
              </w:rPr>
            </w:pPr>
            <w:r>
              <w:rPr>
                <w:rFonts w:eastAsia="Times New Roman" w:cs="Times New Roman"/>
                <w:color w:val="000000"/>
              </w:rPr>
              <w:t>89.4</w:t>
            </w:r>
          </w:p>
        </w:tc>
        <w:tc>
          <w:tcPr>
            <w:tcW w:w="450" w:type="dxa"/>
            <w:tcPrChange w:id="212" w:author="Chris Friedline" w:date="2015-06-24T13:48:00Z">
              <w:tcPr>
                <w:tcW w:w="1115" w:type="dxa"/>
              </w:tcPr>
            </w:tcPrChange>
          </w:tcPr>
          <w:p w14:paraId="7800A933" w14:textId="77777777" w:rsidR="00501714" w:rsidRPr="00DE179F" w:rsidRDefault="00501714" w:rsidP="00DE179F">
            <w:pPr>
              <w:rPr>
                <w:ins w:id="213" w:author="Chris Friedline" w:date="2015-06-24T13:45:00Z"/>
                <w:rFonts w:cs="Times New Roman"/>
              </w:rPr>
            </w:pPr>
          </w:p>
        </w:tc>
        <w:tc>
          <w:tcPr>
            <w:tcW w:w="1440" w:type="dxa"/>
            <w:shd w:val="clear" w:color="auto" w:fill="auto"/>
            <w:tcMar>
              <w:top w:w="15" w:type="dxa"/>
              <w:left w:w="15" w:type="dxa"/>
              <w:bottom w:w="0" w:type="dxa"/>
              <w:right w:w="15" w:type="dxa"/>
            </w:tcMar>
            <w:vAlign w:val="center"/>
            <w:hideMark/>
            <w:tcPrChange w:id="214" w:author="Chris Friedline" w:date="2015-06-24T13:48:00Z">
              <w:tcPr>
                <w:tcW w:w="1245" w:type="dxa"/>
                <w:shd w:val="clear" w:color="auto" w:fill="auto"/>
                <w:tcMar>
                  <w:top w:w="15" w:type="dxa"/>
                  <w:left w:w="15" w:type="dxa"/>
                  <w:bottom w:w="0" w:type="dxa"/>
                  <w:right w:w="15" w:type="dxa"/>
                </w:tcMar>
                <w:vAlign w:val="center"/>
                <w:hideMark/>
              </w:tcPr>
            </w:tcPrChange>
          </w:tcPr>
          <w:p w14:paraId="1BC50301" w14:textId="621C6FFA" w:rsidR="00501714" w:rsidRPr="00DE179F" w:rsidRDefault="00501714" w:rsidP="00DE179F">
            <w:pPr>
              <w:rPr>
                <w:rFonts w:cs="Times New Roman"/>
              </w:rPr>
            </w:pPr>
            <w:r w:rsidRPr="00DE179F">
              <w:rPr>
                <w:rFonts w:cs="Times New Roman"/>
              </w:rPr>
              <w:t>MA_47626 [3493, 3915]</w:t>
            </w:r>
          </w:p>
        </w:tc>
      </w:tr>
      <w:tr w:rsidR="00501714" w14:paraId="6EE42F1B" w14:textId="77777777" w:rsidTr="006058C3">
        <w:trPr>
          <w:trHeight w:val="620"/>
          <w:jc w:val="center"/>
          <w:trPrChange w:id="215" w:author="Chris Friedline" w:date="2015-06-24T13:48:00Z">
            <w:trPr>
              <w:trHeight w:val="620"/>
              <w:jc w:val="center"/>
            </w:trPr>
          </w:trPrChange>
        </w:trPr>
        <w:tc>
          <w:tcPr>
            <w:tcW w:w="1186" w:type="dxa"/>
            <w:shd w:val="clear" w:color="auto" w:fill="auto"/>
            <w:noWrap/>
            <w:tcMar>
              <w:top w:w="15" w:type="dxa"/>
              <w:left w:w="15" w:type="dxa"/>
              <w:bottom w:w="0" w:type="dxa"/>
              <w:right w:w="15" w:type="dxa"/>
            </w:tcMar>
            <w:vAlign w:val="center"/>
            <w:hideMark/>
            <w:tcPrChange w:id="216" w:author="Chris Friedline" w:date="2015-06-24T13:48:00Z">
              <w:tcPr>
                <w:tcW w:w="1186" w:type="dxa"/>
                <w:shd w:val="clear" w:color="auto" w:fill="auto"/>
                <w:noWrap/>
                <w:tcMar>
                  <w:top w:w="15" w:type="dxa"/>
                  <w:left w:w="15" w:type="dxa"/>
                  <w:bottom w:w="0" w:type="dxa"/>
                  <w:right w:w="15" w:type="dxa"/>
                </w:tcMar>
                <w:vAlign w:val="center"/>
                <w:hideMark/>
              </w:tcPr>
            </w:tcPrChange>
          </w:tcPr>
          <w:p w14:paraId="5419C39B" w14:textId="77777777" w:rsidR="00501714" w:rsidRDefault="00501714">
            <w:pPr>
              <w:rPr>
                <w:rFonts w:eastAsia="Times New Roman" w:cs="Times New Roman"/>
                <w:color w:val="000000"/>
              </w:rPr>
            </w:pPr>
            <w:r>
              <w:rPr>
                <w:rFonts w:eastAsia="Times New Roman" w:cs="Times New Roman"/>
                <w:color w:val="000000"/>
              </w:rPr>
              <w:t>UN0285</w:t>
            </w:r>
          </w:p>
        </w:tc>
        <w:tc>
          <w:tcPr>
            <w:tcW w:w="2639" w:type="dxa"/>
            <w:shd w:val="clear" w:color="auto" w:fill="auto"/>
            <w:tcMar>
              <w:top w:w="15" w:type="dxa"/>
              <w:left w:w="15" w:type="dxa"/>
              <w:bottom w:w="0" w:type="dxa"/>
              <w:right w:w="15" w:type="dxa"/>
            </w:tcMar>
            <w:vAlign w:val="center"/>
            <w:hideMark/>
            <w:tcPrChange w:id="217" w:author="Chris Friedline" w:date="2015-06-24T13:48:00Z">
              <w:tcPr>
                <w:tcW w:w="2639" w:type="dxa"/>
                <w:shd w:val="clear" w:color="auto" w:fill="auto"/>
                <w:tcMar>
                  <w:top w:w="15" w:type="dxa"/>
                  <w:left w:w="15" w:type="dxa"/>
                  <w:bottom w:w="0" w:type="dxa"/>
                  <w:right w:w="15" w:type="dxa"/>
                </w:tcMar>
                <w:vAlign w:val="center"/>
                <w:hideMark/>
              </w:tcPr>
            </w:tcPrChange>
          </w:tcPr>
          <w:p w14:paraId="7B71F123" w14:textId="77777777" w:rsidR="00501714" w:rsidRDefault="00501714">
            <w:pPr>
              <w:rPr>
                <w:rFonts w:eastAsia="Times New Roman" w:cs="Times New Roman"/>
                <w:color w:val="000000"/>
              </w:rPr>
            </w:pPr>
            <w:r>
              <w:rPr>
                <w:rFonts w:eastAsia="Times New Roman" w:cs="Times New Roman"/>
                <w:color w:val="000000"/>
              </w:rPr>
              <w:t>psab_phypaphotosystem i p700 chlorophyll a apoprotein a2</w:t>
            </w:r>
          </w:p>
        </w:tc>
        <w:tc>
          <w:tcPr>
            <w:tcW w:w="810" w:type="dxa"/>
            <w:shd w:val="clear" w:color="auto" w:fill="auto"/>
            <w:noWrap/>
            <w:tcMar>
              <w:top w:w="15" w:type="dxa"/>
              <w:left w:w="15" w:type="dxa"/>
              <w:bottom w:w="0" w:type="dxa"/>
              <w:right w:w="15" w:type="dxa"/>
            </w:tcMar>
            <w:vAlign w:val="center"/>
            <w:hideMark/>
            <w:tcPrChange w:id="218" w:author="Chris Friedline" w:date="2015-06-24T13:48:00Z">
              <w:tcPr>
                <w:tcW w:w="810" w:type="dxa"/>
                <w:shd w:val="clear" w:color="auto" w:fill="auto"/>
                <w:noWrap/>
                <w:tcMar>
                  <w:top w:w="15" w:type="dxa"/>
                  <w:left w:w="15" w:type="dxa"/>
                  <w:bottom w:w="0" w:type="dxa"/>
                  <w:right w:w="15" w:type="dxa"/>
                </w:tcMar>
                <w:vAlign w:val="center"/>
                <w:hideMark/>
              </w:tcPr>
            </w:tcPrChange>
          </w:tcPr>
          <w:p w14:paraId="5D3CD821" w14:textId="77777777" w:rsidR="00501714" w:rsidRDefault="00501714">
            <w:pPr>
              <w:jc w:val="right"/>
              <w:rPr>
                <w:rFonts w:eastAsia="Times New Roman" w:cs="Times New Roman"/>
                <w:color w:val="000000"/>
              </w:rPr>
            </w:pPr>
            <w:r>
              <w:rPr>
                <w:rFonts w:eastAsia="Times New Roman" w:cs="Times New Roman"/>
                <w:color w:val="000000"/>
              </w:rPr>
              <w:t>778</w:t>
            </w:r>
          </w:p>
        </w:tc>
        <w:tc>
          <w:tcPr>
            <w:tcW w:w="1076" w:type="dxa"/>
            <w:shd w:val="clear" w:color="auto" w:fill="auto"/>
            <w:noWrap/>
            <w:tcMar>
              <w:top w:w="15" w:type="dxa"/>
              <w:left w:w="15" w:type="dxa"/>
              <w:bottom w:w="0" w:type="dxa"/>
              <w:right w:w="15" w:type="dxa"/>
            </w:tcMar>
            <w:vAlign w:val="center"/>
            <w:hideMark/>
            <w:tcPrChange w:id="219" w:author="Chris Friedline" w:date="2015-06-24T13:48:00Z">
              <w:tcPr>
                <w:tcW w:w="1076" w:type="dxa"/>
                <w:shd w:val="clear" w:color="auto" w:fill="auto"/>
                <w:noWrap/>
                <w:tcMar>
                  <w:top w:w="15" w:type="dxa"/>
                  <w:left w:w="15" w:type="dxa"/>
                  <w:bottom w:w="0" w:type="dxa"/>
                  <w:right w:w="15" w:type="dxa"/>
                </w:tcMar>
                <w:vAlign w:val="center"/>
                <w:hideMark/>
              </w:tcPr>
            </w:tcPrChange>
          </w:tcPr>
          <w:p w14:paraId="023C531E" w14:textId="77777777" w:rsidR="00501714" w:rsidRDefault="00501714">
            <w:pPr>
              <w:jc w:val="right"/>
              <w:rPr>
                <w:rFonts w:eastAsia="Times New Roman" w:cs="Times New Roman"/>
                <w:color w:val="000000"/>
              </w:rPr>
            </w:pPr>
            <w:r>
              <w:rPr>
                <w:rFonts w:eastAsia="Times New Roman" w:cs="Times New Roman"/>
                <w:color w:val="000000"/>
              </w:rPr>
              <w:t>9.30E-115</w:t>
            </w:r>
          </w:p>
        </w:tc>
        <w:tc>
          <w:tcPr>
            <w:tcW w:w="1024" w:type="dxa"/>
            <w:shd w:val="clear" w:color="auto" w:fill="auto"/>
            <w:noWrap/>
            <w:tcMar>
              <w:top w:w="15" w:type="dxa"/>
              <w:left w:w="15" w:type="dxa"/>
              <w:bottom w:w="0" w:type="dxa"/>
              <w:right w:w="15" w:type="dxa"/>
            </w:tcMar>
            <w:vAlign w:val="center"/>
            <w:hideMark/>
            <w:tcPrChange w:id="220" w:author="Chris Friedline" w:date="2015-06-24T13:48:00Z">
              <w:tcPr>
                <w:tcW w:w="359" w:type="dxa"/>
                <w:shd w:val="clear" w:color="auto" w:fill="auto"/>
                <w:noWrap/>
                <w:tcMar>
                  <w:top w:w="15" w:type="dxa"/>
                  <w:left w:w="15" w:type="dxa"/>
                  <w:bottom w:w="0" w:type="dxa"/>
                  <w:right w:w="15" w:type="dxa"/>
                </w:tcMar>
                <w:vAlign w:val="center"/>
                <w:hideMark/>
              </w:tcPr>
            </w:tcPrChange>
          </w:tcPr>
          <w:p w14:paraId="5F4D534E" w14:textId="77777777" w:rsidR="00501714" w:rsidRDefault="00501714">
            <w:pPr>
              <w:jc w:val="right"/>
              <w:rPr>
                <w:rFonts w:eastAsia="Times New Roman" w:cs="Times New Roman"/>
                <w:color w:val="000000"/>
              </w:rPr>
            </w:pPr>
            <w:r>
              <w:rPr>
                <w:rFonts w:eastAsia="Times New Roman" w:cs="Times New Roman"/>
                <w:color w:val="000000"/>
              </w:rPr>
              <w:t>99</w:t>
            </w:r>
          </w:p>
        </w:tc>
        <w:tc>
          <w:tcPr>
            <w:tcW w:w="450" w:type="dxa"/>
            <w:tcPrChange w:id="221" w:author="Chris Friedline" w:date="2015-06-24T13:48:00Z">
              <w:tcPr>
                <w:tcW w:w="1115" w:type="dxa"/>
              </w:tcPr>
            </w:tcPrChange>
          </w:tcPr>
          <w:p w14:paraId="4F9A6D79" w14:textId="77777777" w:rsidR="00501714" w:rsidRPr="00DE179F" w:rsidRDefault="00501714" w:rsidP="00DE179F">
            <w:pPr>
              <w:rPr>
                <w:ins w:id="222" w:author="Chris Friedline" w:date="2015-06-24T13:45:00Z"/>
                <w:rFonts w:cs="Times New Roman"/>
              </w:rPr>
            </w:pPr>
          </w:p>
        </w:tc>
        <w:tc>
          <w:tcPr>
            <w:tcW w:w="1440" w:type="dxa"/>
            <w:shd w:val="clear" w:color="auto" w:fill="auto"/>
            <w:tcMar>
              <w:top w:w="15" w:type="dxa"/>
              <w:left w:w="15" w:type="dxa"/>
              <w:bottom w:w="0" w:type="dxa"/>
              <w:right w:w="15" w:type="dxa"/>
            </w:tcMar>
            <w:vAlign w:val="center"/>
            <w:hideMark/>
            <w:tcPrChange w:id="223" w:author="Chris Friedline" w:date="2015-06-24T13:48:00Z">
              <w:tcPr>
                <w:tcW w:w="1245" w:type="dxa"/>
                <w:shd w:val="clear" w:color="auto" w:fill="auto"/>
                <w:tcMar>
                  <w:top w:w="15" w:type="dxa"/>
                  <w:left w:w="15" w:type="dxa"/>
                  <w:bottom w:w="0" w:type="dxa"/>
                  <w:right w:w="15" w:type="dxa"/>
                </w:tcMar>
                <w:vAlign w:val="center"/>
                <w:hideMark/>
              </w:tcPr>
            </w:tcPrChange>
          </w:tcPr>
          <w:p w14:paraId="3481B407" w14:textId="4C68127F" w:rsidR="00501714" w:rsidRPr="00DE179F" w:rsidRDefault="00501714" w:rsidP="00DE179F">
            <w:pPr>
              <w:rPr>
                <w:rFonts w:cs="Times New Roman"/>
              </w:rPr>
            </w:pPr>
            <w:r w:rsidRPr="00DE179F">
              <w:rPr>
                <w:rFonts w:cs="Times New Roman"/>
              </w:rPr>
              <w:t>MA_10356500 [21302, 21949]</w:t>
            </w:r>
          </w:p>
        </w:tc>
      </w:tr>
      <w:tr w:rsidR="00501714" w14:paraId="1F212B40" w14:textId="77777777" w:rsidTr="006058C3">
        <w:trPr>
          <w:trHeight w:val="320"/>
          <w:jc w:val="center"/>
          <w:trPrChange w:id="224" w:author="Chris Friedline" w:date="2015-06-24T13:48:00Z">
            <w:trPr>
              <w:trHeight w:val="320"/>
              <w:jc w:val="center"/>
            </w:trPr>
          </w:trPrChange>
        </w:trPr>
        <w:tc>
          <w:tcPr>
            <w:tcW w:w="1186" w:type="dxa"/>
            <w:shd w:val="clear" w:color="auto" w:fill="auto"/>
            <w:noWrap/>
            <w:tcMar>
              <w:top w:w="15" w:type="dxa"/>
              <w:left w:w="15" w:type="dxa"/>
              <w:bottom w:w="0" w:type="dxa"/>
              <w:right w:w="15" w:type="dxa"/>
            </w:tcMar>
            <w:vAlign w:val="center"/>
            <w:hideMark/>
            <w:tcPrChange w:id="225" w:author="Chris Friedline" w:date="2015-06-24T13:48:00Z">
              <w:tcPr>
                <w:tcW w:w="1186" w:type="dxa"/>
                <w:shd w:val="clear" w:color="auto" w:fill="auto"/>
                <w:noWrap/>
                <w:tcMar>
                  <w:top w:w="15" w:type="dxa"/>
                  <w:left w:w="15" w:type="dxa"/>
                  <w:bottom w:w="0" w:type="dxa"/>
                  <w:right w:w="15" w:type="dxa"/>
                </w:tcMar>
                <w:vAlign w:val="center"/>
                <w:hideMark/>
              </w:tcPr>
            </w:tcPrChange>
          </w:tcPr>
          <w:p w14:paraId="42F01259" w14:textId="77777777" w:rsidR="00501714" w:rsidRDefault="00501714">
            <w:pPr>
              <w:rPr>
                <w:rFonts w:eastAsia="Times New Roman" w:cs="Times New Roman"/>
                <w:color w:val="000000"/>
              </w:rPr>
            </w:pPr>
            <w:r>
              <w:rPr>
                <w:rFonts w:eastAsia="Times New Roman" w:cs="Times New Roman"/>
                <w:color w:val="000000"/>
              </w:rPr>
              <w:t>UN0323</w:t>
            </w:r>
          </w:p>
        </w:tc>
        <w:tc>
          <w:tcPr>
            <w:tcW w:w="2639" w:type="dxa"/>
            <w:shd w:val="clear" w:color="auto" w:fill="auto"/>
            <w:tcMar>
              <w:top w:w="15" w:type="dxa"/>
              <w:left w:w="15" w:type="dxa"/>
              <w:bottom w:w="0" w:type="dxa"/>
              <w:right w:w="15" w:type="dxa"/>
            </w:tcMar>
            <w:vAlign w:val="center"/>
            <w:hideMark/>
            <w:tcPrChange w:id="226" w:author="Chris Friedline" w:date="2015-06-24T13:48:00Z">
              <w:tcPr>
                <w:tcW w:w="2639" w:type="dxa"/>
                <w:shd w:val="clear" w:color="auto" w:fill="auto"/>
                <w:tcMar>
                  <w:top w:w="15" w:type="dxa"/>
                  <w:left w:w="15" w:type="dxa"/>
                  <w:bottom w:w="0" w:type="dxa"/>
                  <w:right w:w="15" w:type="dxa"/>
                </w:tcMar>
                <w:vAlign w:val="center"/>
                <w:hideMark/>
              </w:tcPr>
            </w:tcPrChange>
          </w:tcPr>
          <w:p w14:paraId="0EFCBDC5" w14:textId="77777777" w:rsidR="00501714" w:rsidRDefault="00501714">
            <w:pPr>
              <w:rPr>
                <w:rFonts w:eastAsia="Times New Roman" w:cs="Times New Roman"/>
                <w:color w:val="000000"/>
              </w:rPr>
            </w:pPr>
            <w:r>
              <w:rPr>
                <w:rFonts w:eastAsia="Times New Roman" w:cs="Times New Roman"/>
                <w:color w:val="000000"/>
              </w:rPr>
              <w:t>ml423_arathmlp-like protein 423</w:t>
            </w:r>
          </w:p>
        </w:tc>
        <w:tc>
          <w:tcPr>
            <w:tcW w:w="810" w:type="dxa"/>
            <w:shd w:val="clear" w:color="auto" w:fill="auto"/>
            <w:noWrap/>
            <w:tcMar>
              <w:top w:w="15" w:type="dxa"/>
              <w:left w:w="15" w:type="dxa"/>
              <w:bottom w:w="0" w:type="dxa"/>
              <w:right w:w="15" w:type="dxa"/>
            </w:tcMar>
            <w:vAlign w:val="center"/>
            <w:hideMark/>
            <w:tcPrChange w:id="227" w:author="Chris Friedline" w:date="2015-06-24T13:48:00Z">
              <w:tcPr>
                <w:tcW w:w="810" w:type="dxa"/>
                <w:shd w:val="clear" w:color="auto" w:fill="auto"/>
                <w:noWrap/>
                <w:tcMar>
                  <w:top w:w="15" w:type="dxa"/>
                  <w:left w:w="15" w:type="dxa"/>
                  <w:bottom w:w="0" w:type="dxa"/>
                  <w:right w:w="15" w:type="dxa"/>
                </w:tcMar>
                <w:vAlign w:val="center"/>
                <w:hideMark/>
              </w:tcPr>
            </w:tcPrChange>
          </w:tcPr>
          <w:p w14:paraId="1108F574" w14:textId="77777777" w:rsidR="00501714" w:rsidRDefault="00501714">
            <w:pPr>
              <w:jc w:val="right"/>
              <w:rPr>
                <w:rFonts w:eastAsia="Times New Roman" w:cs="Times New Roman"/>
                <w:color w:val="000000"/>
              </w:rPr>
            </w:pPr>
            <w:r>
              <w:rPr>
                <w:rFonts w:eastAsia="Times New Roman" w:cs="Times New Roman"/>
                <w:color w:val="000000"/>
              </w:rPr>
              <w:t>587</w:t>
            </w:r>
          </w:p>
        </w:tc>
        <w:tc>
          <w:tcPr>
            <w:tcW w:w="1076" w:type="dxa"/>
            <w:shd w:val="clear" w:color="auto" w:fill="auto"/>
            <w:noWrap/>
            <w:tcMar>
              <w:top w:w="15" w:type="dxa"/>
              <w:left w:w="15" w:type="dxa"/>
              <w:bottom w:w="0" w:type="dxa"/>
              <w:right w:w="15" w:type="dxa"/>
            </w:tcMar>
            <w:vAlign w:val="center"/>
            <w:hideMark/>
            <w:tcPrChange w:id="228" w:author="Chris Friedline" w:date="2015-06-24T13:48:00Z">
              <w:tcPr>
                <w:tcW w:w="1076" w:type="dxa"/>
                <w:shd w:val="clear" w:color="auto" w:fill="auto"/>
                <w:noWrap/>
                <w:tcMar>
                  <w:top w:w="15" w:type="dxa"/>
                  <w:left w:w="15" w:type="dxa"/>
                  <w:bottom w:w="0" w:type="dxa"/>
                  <w:right w:w="15" w:type="dxa"/>
                </w:tcMar>
                <w:vAlign w:val="center"/>
                <w:hideMark/>
              </w:tcPr>
            </w:tcPrChange>
          </w:tcPr>
          <w:p w14:paraId="1FBD102D" w14:textId="77777777" w:rsidR="00501714" w:rsidRDefault="00501714">
            <w:pPr>
              <w:jc w:val="right"/>
              <w:rPr>
                <w:rFonts w:eastAsia="Times New Roman" w:cs="Times New Roman"/>
                <w:color w:val="000000"/>
              </w:rPr>
            </w:pPr>
            <w:r>
              <w:rPr>
                <w:rFonts w:eastAsia="Times New Roman" w:cs="Times New Roman"/>
                <w:color w:val="000000"/>
              </w:rPr>
              <w:t>5.10E-13</w:t>
            </w:r>
          </w:p>
        </w:tc>
        <w:tc>
          <w:tcPr>
            <w:tcW w:w="1024" w:type="dxa"/>
            <w:shd w:val="clear" w:color="auto" w:fill="auto"/>
            <w:noWrap/>
            <w:tcMar>
              <w:top w:w="15" w:type="dxa"/>
              <w:left w:w="15" w:type="dxa"/>
              <w:bottom w:w="0" w:type="dxa"/>
              <w:right w:w="15" w:type="dxa"/>
            </w:tcMar>
            <w:vAlign w:val="center"/>
            <w:hideMark/>
            <w:tcPrChange w:id="229" w:author="Chris Friedline" w:date="2015-06-24T13:48:00Z">
              <w:tcPr>
                <w:tcW w:w="359" w:type="dxa"/>
                <w:shd w:val="clear" w:color="auto" w:fill="auto"/>
                <w:noWrap/>
                <w:tcMar>
                  <w:top w:w="15" w:type="dxa"/>
                  <w:left w:w="15" w:type="dxa"/>
                  <w:bottom w:w="0" w:type="dxa"/>
                  <w:right w:w="15" w:type="dxa"/>
                </w:tcMar>
                <w:vAlign w:val="center"/>
                <w:hideMark/>
              </w:tcPr>
            </w:tcPrChange>
          </w:tcPr>
          <w:p w14:paraId="33224832" w14:textId="77777777" w:rsidR="00501714" w:rsidRDefault="00501714">
            <w:pPr>
              <w:jc w:val="right"/>
              <w:rPr>
                <w:rFonts w:eastAsia="Times New Roman" w:cs="Times New Roman"/>
                <w:color w:val="000000"/>
              </w:rPr>
            </w:pPr>
            <w:r>
              <w:rPr>
                <w:rFonts w:eastAsia="Times New Roman" w:cs="Times New Roman"/>
                <w:color w:val="000000"/>
              </w:rPr>
              <w:t>53</w:t>
            </w:r>
          </w:p>
        </w:tc>
        <w:tc>
          <w:tcPr>
            <w:tcW w:w="450" w:type="dxa"/>
            <w:tcPrChange w:id="230" w:author="Chris Friedline" w:date="2015-06-24T13:48:00Z">
              <w:tcPr>
                <w:tcW w:w="1115" w:type="dxa"/>
              </w:tcPr>
            </w:tcPrChange>
          </w:tcPr>
          <w:p w14:paraId="66D12BF9" w14:textId="77777777" w:rsidR="00501714" w:rsidRPr="00DE179F" w:rsidRDefault="00501714" w:rsidP="00DE179F">
            <w:pPr>
              <w:rPr>
                <w:ins w:id="231" w:author="Chris Friedline" w:date="2015-06-24T13:45:00Z"/>
                <w:rFonts w:cs="Times New Roman"/>
              </w:rPr>
            </w:pPr>
          </w:p>
        </w:tc>
        <w:tc>
          <w:tcPr>
            <w:tcW w:w="1440" w:type="dxa"/>
            <w:shd w:val="clear" w:color="auto" w:fill="auto"/>
            <w:tcMar>
              <w:top w:w="15" w:type="dxa"/>
              <w:left w:w="15" w:type="dxa"/>
              <w:bottom w:w="0" w:type="dxa"/>
              <w:right w:w="15" w:type="dxa"/>
            </w:tcMar>
            <w:vAlign w:val="center"/>
            <w:hideMark/>
            <w:tcPrChange w:id="232" w:author="Chris Friedline" w:date="2015-06-24T13:48:00Z">
              <w:tcPr>
                <w:tcW w:w="1245" w:type="dxa"/>
                <w:shd w:val="clear" w:color="auto" w:fill="auto"/>
                <w:tcMar>
                  <w:top w:w="15" w:type="dxa"/>
                  <w:left w:w="15" w:type="dxa"/>
                  <w:bottom w:w="0" w:type="dxa"/>
                  <w:right w:w="15" w:type="dxa"/>
                </w:tcMar>
                <w:vAlign w:val="center"/>
                <w:hideMark/>
              </w:tcPr>
            </w:tcPrChange>
          </w:tcPr>
          <w:p w14:paraId="45386255" w14:textId="7266A4E7" w:rsidR="00501714" w:rsidRPr="00DE179F" w:rsidRDefault="00501714" w:rsidP="00DE179F">
            <w:pPr>
              <w:rPr>
                <w:rFonts w:cs="Times New Roman"/>
              </w:rPr>
            </w:pPr>
            <w:r w:rsidRPr="00DE179F">
              <w:rPr>
                <w:rFonts w:cs="Times New Roman"/>
              </w:rPr>
              <w:t>MA_34807 [11023, 11475]</w:t>
            </w:r>
          </w:p>
        </w:tc>
      </w:tr>
      <w:tr w:rsidR="00501714" w14:paraId="1239A51E" w14:textId="77777777" w:rsidTr="006058C3">
        <w:trPr>
          <w:trHeight w:val="620"/>
          <w:jc w:val="center"/>
          <w:trPrChange w:id="233" w:author="Chris Friedline" w:date="2015-06-24T13:48:00Z">
            <w:trPr>
              <w:trHeight w:val="620"/>
              <w:jc w:val="center"/>
            </w:trPr>
          </w:trPrChange>
        </w:trPr>
        <w:tc>
          <w:tcPr>
            <w:tcW w:w="1186" w:type="dxa"/>
            <w:shd w:val="clear" w:color="auto" w:fill="auto"/>
            <w:noWrap/>
            <w:tcMar>
              <w:top w:w="15" w:type="dxa"/>
              <w:left w:w="15" w:type="dxa"/>
              <w:bottom w:w="0" w:type="dxa"/>
              <w:right w:w="15" w:type="dxa"/>
            </w:tcMar>
            <w:vAlign w:val="center"/>
            <w:hideMark/>
            <w:tcPrChange w:id="234" w:author="Chris Friedline" w:date="2015-06-24T13:48:00Z">
              <w:tcPr>
                <w:tcW w:w="1186" w:type="dxa"/>
                <w:shd w:val="clear" w:color="auto" w:fill="auto"/>
                <w:noWrap/>
                <w:tcMar>
                  <w:top w:w="15" w:type="dxa"/>
                  <w:left w:w="15" w:type="dxa"/>
                  <w:bottom w:w="0" w:type="dxa"/>
                  <w:right w:w="15" w:type="dxa"/>
                </w:tcMar>
                <w:vAlign w:val="center"/>
                <w:hideMark/>
              </w:tcPr>
            </w:tcPrChange>
          </w:tcPr>
          <w:p w14:paraId="5684FDF5" w14:textId="77777777" w:rsidR="00501714" w:rsidRDefault="00501714">
            <w:pPr>
              <w:rPr>
                <w:rFonts w:eastAsia="Times New Roman" w:cs="Times New Roman"/>
                <w:color w:val="000000"/>
              </w:rPr>
            </w:pPr>
            <w:r>
              <w:rPr>
                <w:rFonts w:eastAsia="Times New Roman" w:cs="Times New Roman"/>
                <w:color w:val="000000"/>
              </w:rPr>
              <w:t>UN0326</w:t>
            </w:r>
          </w:p>
        </w:tc>
        <w:tc>
          <w:tcPr>
            <w:tcW w:w="2639" w:type="dxa"/>
            <w:shd w:val="clear" w:color="auto" w:fill="auto"/>
            <w:tcMar>
              <w:top w:w="15" w:type="dxa"/>
              <w:left w:w="15" w:type="dxa"/>
              <w:bottom w:w="0" w:type="dxa"/>
              <w:right w:w="15" w:type="dxa"/>
            </w:tcMar>
            <w:vAlign w:val="center"/>
            <w:hideMark/>
            <w:tcPrChange w:id="235" w:author="Chris Friedline" w:date="2015-06-24T13:48:00Z">
              <w:tcPr>
                <w:tcW w:w="2639" w:type="dxa"/>
                <w:shd w:val="clear" w:color="auto" w:fill="auto"/>
                <w:tcMar>
                  <w:top w:w="15" w:type="dxa"/>
                  <w:left w:w="15" w:type="dxa"/>
                  <w:bottom w:w="0" w:type="dxa"/>
                  <w:right w:w="15" w:type="dxa"/>
                </w:tcMar>
                <w:vAlign w:val="center"/>
                <w:hideMark/>
              </w:tcPr>
            </w:tcPrChange>
          </w:tcPr>
          <w:p w14:paraId="470F7353" w14:textId="77777777" w:rsidR="00501714" w:rsidRDefault="00501714">
            <w:pPr>
              <w:rPr>
                <w:rFonts w:eastAsia="Times New Roman" w:cs="Times New Roman"/>
                <w:color w:val="000000"/>
              </w:rPr>
            </w:pPr>
            <w:r>
              <w:rPr>
                <w:rFonts w:eastAsia="Times New Roman" w:cs="Times New Roman"/>
                <w:color w:val="000000"/>
              </w:rPr>
              <w:t>rbs_larlaribulose bisphosphate carboxylase small chloroplastic</w:t>
            </w:r>
          </w:p>
        </w:tc>
        <w:tc>
          <w:tcPr>
            <w:tcW w:w="810" w:type="dxa"/>
            <w:shd w:val="clear" w:color="auto" w:fill="auto"/>
            <w:noWrap/>
            <w:tcMar>
              <w:top w:w="15" w:type="dxa"/>
              <w:left w:w="15" w:type="dxa"/>
              <w:bottom w:w="0" w:type="dxa"/>
              <w:right w:w="15" w:type="dxa"/>
            </w:tcMar>
            <w:vAlign w:val="center"/>
            <w:hideMark/>
            <w:tcPrChange w:id="236" w:author="Chris Friedline" w:date="2015-06-24T13:48:00Z">
              <w:tcPr>
                <w:tcW w:w="810" w:type="dxa"/>
                <w:shd w:val="clear" w:color="auto" w:fill="auto"/>
                <w:noWrap/>
                <w:tcMar>
                  <w:top w:w="15" w:type="dxa"/>
                  <w:left w:w="15" w:type="dxa"/>
                  <w:bottom w:w="0" w:type="dxa"/>
                  <w:right w:w="15" w:type="dxa"/>
                </w:tcMar>
                <w:vAlign w:val="center"/>
                <w:hideMark/>
              </w:tcPr>
            </w:tcPrChange>
          </w:tcPr>
          <w:p w14:paraId="36C81065" w14:textId="77777777" w:rsidR="00501714" w:rsidRDefault="00501714">
            <w:pPr>
              <w:jc w:val="right"/>
              <w:rPr>
                <w:rFonts w:eastAsia="Times New Roman" w:cs="Times New Roman"/>
                <w:color w:val="000000"/>
              </w:rPr>
            </w:pPr>
            <w:r>
              <w:rPr>
                <w:rFonts w:eastAsia="Times New Roman" w:cs="Times New Roman"/>
                <w:color w:val="000000"/>
              </w:rPr>
              <w:t>595</w:t>
            </w:r>
          </w:p>
        </w:tc>
        <w:tc>
          <w:tcPr>
            <w:tcW w:w="1076" w:type="dxa"/>
            <w:shd w:val="clear" w:color="auto" w:fill="auto"/>
            <w:noWrap/>
            <w:tcMar>
              <w:top w:w="15" w:type="dxa"/>
              <w:left w:w="15" w:type="dxa"/>
              <w:bottom w:w="0" w:type="dxa"/>
              <w:right w:w="15" w:type="dxa"/>
            </w:tcMar>
            <w:vAlign w:val="center"/>
            <w:hideMark/>
            <w:tcPrChange w:id="237" w:author="Chris Friedline" w:date="2015-06-24T13:48:00Z">
              <w:tcPr>
                <w:tcW w:w="1076" w:type="dxa"/>
                <w:shd w:val="clear" w:color="auto" w:fill="auto"/>
                <w:noWrap/>
                <w:tcMar>
                  <w:top w:w="15" w:type="dxa"/>
                  <w:left w:w="15" w:type="dxa"/>
                  <w:bottom w:w="0" w:type="dxa"/>
                  <w:right w:w="15" w:type="dxa"/>
                </w:tcMar>
                <w:vAlign w:val="center"/>
                <w:hideMark/>
              </w:tcPr>
            </w:tcPrChange>
          </w:tcPr>
          <w:p w14:paraId="3429B2FB" w14:textId="77777777" w:rsidR="00501714" w:rsidRDefault="00501714">
            <w:pPr>
              <w:jc w:val="right"/>
              <w:rPr>
                <w:rFonts w:eastAsia="Times New Roman" w:cs="Times New Roman"/>
                <w:color w:val="000000"/>
              </w:rPr>
            </w:pPr>
            <w:r>
              <w:rPr>
                <w:rFonts w:eastAsia="Times New Roman" w:cs="Times New Roman"/>
                <w:color w:val="000000"/>
              </w:rPr>
              <w:t>1.80E-40</w:t>
            </w:r>
          </w:p>
        </w:tc>
        <w:tc>
          <w:tcPr>
            <w:tcW w:w="1024" w:type="dxa"/>
            <w:shd w:val="clear" w:color="auto" w:fill="auto"/>
            <w:noWrap/>
            <w:tcMar>
              <w:top w:w="15" w:type="dxa"/>
              <w:left w:w="15" w:type="dxa"/>
              <w:bottom w:w="0" w:type="dxa"/>
              <w:right w:w="15" w:type="dxa"/>
            </w:tcMar>
            <w:vAlign w:val="center"/>
            <w:hideMark/>
            <w:tcPrChange w:id="238" w:author="Chris Friedline" w:date="2015-06-24T13:48:00Z">
              <w:tcPr>
                <w:tcW w:w="359" w:type="dxa"/>
                <w:shd w:val="clear" w:color="auto" w:fill="auto"/>
                <w:noWrap/>
                <w:tcMar>
                  <w:top w:w="15" w:type="dxa"/>
                  <w:left w:w="15" w:type="dxa"/>
                  <w:bottom w:w="0" w:type="dxa"/>
                  <w:right w:w="15" w:type="dxa"/>
                </w:tcMar>
                <w:vAlign w:val="center"/>
                <w:hideMark/>
              </w:tcPr>
            </w:tcPrChange>
          </w:tcPr>
          <w:p w14:paraId="3EC41B2E" w14:textId="77777777" w:rsidR="00501714" w:rsidRDefault="00501714">
            <w:pPr>
              <w:jc w:val="right"/>
              <w:rPr>
                <w:rFonts w:eastAsia="Times New Roman" w:cs="Times New Roman"/>
                <w:color w:val="000000"/>
              </w:rPr>
            </w:pPr>
            <w:r>
              <w:rPr>
                <w:rFonts w:eastAsia="Times New Roman" w:cs="Times New Roman"/>
                <w:color w:val="000000"/>
              </w:rPr>
              <w:t>87.7</w:t>
            </w:r>
          </w:p>
        </w:tc>
        <w:tc>
          <w:tcPr>
            <w:tcW w:w="450" w:type="dxa"/>
            <w:tcPrChange w:id="239" w:author="Chris Friedline" w:date="2015-06-24T13:48:00Z">
              <w:tcPr>
                <w:tcW w:w="1115" w:type="dxa"/>
              </w:tcPr>
            </w:tcPrChange>
          </w:tcPr>
          <w:p w14:paraId="2FABBF0D" w14:textId="77777777" w:rsidR="00501714" w:rsidRPr="00DE179F" w:rsidRDefault="00501714" w:rsidP="00DE179F">
            <w:pPr>
              <w:rPr>
                <w:ins w:id="240" w:author="Chris Friedline" w:date="2015-06-24T13:45:00Z"/>
                <w:rFonts w:cs="Times New Roman"/>
              </w:rPr>
            </w:pPr>
          </w:p>
        </w:tc>
        <w:tc>
          <w:tcPr>
            <w:tcW w:w="1440" w:type="dxa"/>
            <w:shd w:val="clear" w:color="auto" w:fill="auto"/>
            <w:tcMar>
              <w:top w:w="15" w:type="dxa"/>
              <w:left w:w="15" w:type="dxa"/>
              <w:bottom w:w="0" w:type="dxa"/>
              <w:right w:w="15" w:type="dxa"/>
            </w:tcMar>
            <w:vAlign w:val="center"/>
            <w:hideMark/>
            <w:tcPrChange w:id="241" w:author="Chris Friedline" w:date="2015-06-24T13:48:00Z">
              <w:tcPr>
                <w:tcW w:w="1245" w:type="dxa"/>
                <w:shd w:val="clear" w:color="auto" w:fill="auto"/>
                <w:tcMar>
                  <w:top w:w="15" w:type="dxa"/>
                  <w:left w:w="15" w:type="dxa"/>
                  <w:bottom w:w="0" w:type="dxa"/>
                  <w:right w:w="15" w:type="dxa"/>
                </w:tcMar>
                <w:vAlign w:val="center"/>
                <w:hideMark/>
              </w:tcPr>
            </w:tcPrChange>
          </w:tcPr>
          <w:p w14:paraId="04537EF1" w14:textId="0190EB9E" w:rsidR="00501714" w:rsidRPr="00DE179F" w:rsidRDefault="00501714" w:rsidP="00DE179F">
            <w:pPr>
              <w:rPr>
                <w:rFonts w:cs="Times New Roman"/>
              </w:rPr>
            </w:pPr>
            <w:r w:rsidRPr="00DE179F">
              <w:rPr>
                <w:rFonts w:cs="Times New Roman"/>
              </w:rPr>
              <w:t>MA_47626 [3718, 3915]</w:t>
            </w:r>
          </w:p>
        </w:tc>
      </w:tr>
      <w:tr w:rsidR="00501714" w14:paraId="6047B786" w14:textId="77777777" w:rsidTr="006058C3">
        <w:trPr>
          <w:trHeight w:val="620"/>
          <w:jc w:val="center"/>
          <w:trPrChange w:id="242" w:author="Chris Friedline" w:date="2015-06-24T13:48:00Z">
            <w:trPr>
              <w:trHeight w:val="620"/>
              <w:jc w:val="center"/>
            </w:trPr>
          </w:trPrChange>
        </w:trPr>
        <w:tc>
          <w:tcPr>
            <w:tcW w:w="1186" w:type="dxa"/>
            <w:shd w:val="clear" w:color="auto" w:fill="auto"/>
            <w:noWrap/>
            <w:tcMar>
              <w:top w:w="15" w:type="dxa"/>
              <w:left w:w="15" w:type="dxa"/>
              <w:bottom w:w="0" w:type="dxa"/>
              <w:right w:w="15" w:type="dxa"/>
            </w:tcMar>
            <w:vAlign w:val="center"/>
            <w:hideMark/>
            <w:tcPrChange w:id="243" w:author="Chris Friedline" w:date="2015-06-24T13:48:00Z">
              <w:tcPr>
                <w:tcW w:w="1186" w:type="dxa"/>
                <w:shd w:val="clear" w:color="auto" w:fill="auto"/>
                <w:noWrap/>
                <w:tcMar>
                  <w:top w:w="15" w:type="dxa"/>
                  <w:left w:w="15" w:type="dxa"/>
                  <w:bottom w:w="0" w:type="dxa"/>
                  <w:right w:w="15" w:type="dxa"/>
                </w:tcMar>
                <w:vAlign w:val="center"/>
                <w:hideMark/>
              </w:tcPr>
            </w:tcPrChange>
          </w:tcPr>
          <w:p w14:paraId="488020E7" w14:textId="77777777" w:rsidR="00501714" w:rsidRDefault="00501714">
            <w:pPr>
              <w:rPr>
                <w:rFonts w:eastAsia="Times New Roman" w:cs="Times New Roman"/>
                <w:color w:val="000000"/>
              </w:rPr>
            </w:pPr>
            <w:r>
              <w:rPr>
                <w:rFonts w:eastAsia="Times New Roman" w:cs="Times New Roman"/>
                <w:color w:val="000000"/>
              </w:rPr>
              <w:t>UN0338</w:t>
            </w:r>
          </w:p>
        </w:tc>
        <w:tc>
          <w:tcPr>
            <w:tcW w:w="2639" w:type="dxa"/>
            <w:shd w:val="clear" w:color="auto" w:fill="auto"/>
            <w:tcMar>
              <w:top w:w="15" w:type="dxa"/>
              <w:left w:w="15" w:type="dxa"/>
              <w:bottom w:w="0" w:type="dxa"/>
              <w:right w:w="15" w:type="dxa"/>
            </w:tcMar>
            <w:vAlign w:val="center"/>
            <w:hideMark/>
            <w:tcPrChange w:id="244" w:author="Chris Friedline" w:date="2015-06-24T13:48:00Z">
              <w:tcPr>
                <w:tcW w:w="2639" w:type="dxa"/>
                <w:shd w:val="clear" w:color="auto" w:fill="auto"/>
                <w:tcMar>
                  <w:top w:w="15" w:type="dxa"/>
                  <w:left w:w="15" w:type="dxa"/>
                  <w:bottom w:w="0" w:type="dxa"/>
                  <w:right w:w="15" w:type="dxa"/>
                </w:tcMar>
                <w:vAlign w:val="center"/>
                <w:hideMark/>
              </w:tcPr>
            </w:tcPrChange>
          </w:tcPr>
          <w:p w14:paraId="767B0FD0" w14:textId="77777777" w:rsidR="00501714" w:rsidRDefault="00501714">
            <w:pPr>
              <w:rPr>
                <w:rFonts w:eastAsia="Times New Roman" w:cs="Times New Roman"/>
                <w:color w:val="000000"/>
              </w:rPr>
            </w:pPr>
            <w:r>
              <w:rPr>
                <w:rFonts w:eastAsia="Times New Roman" w:cs="Times New Roman"/>
                <w:color w:val="000000"/>
              </w:rPr>
              <w:t>nltp2_lencunon-specific lipid-transfer protein 2</w:t>
            </w:r>
          </w:p>
        </w:tc>
        <w:tc>
          <w:tcPr>
            <w:tcW w:w="810" w:type="dxa"/>
            <w:shd w:val="clear" w:color="auto" w:fill="auto"/>
            <w:noWrap/>
            <w:tcMar>
              <w:top w:w="15" w:type="dxa"/>
              <w:left w:w="15" w:type="dxa"/>
              <w:bottom w:w="0" w:type="dxa"/>
              <w:right w:w="15" w:type="dxa"/>
            </w:tcMar>
            <w:vAlign w:val="center"/>
            <w:hideMark/>
            <w:tcPrChange w:id="245" w:author="Chris Friedline" w:date="2015-06-24T13:48:00Z">
              <w:tcPr>
                <w:tcW w:w="810" w:type="dxa"/>
                <w:shd w:val="clear" w:color="auto" w:fill="auto"/>
                <w:noWrap/>
                <w:tcMar>
                  <w:top w:w="15" w:type="dxa"/>
                  <w:left w:w="15" w:type="dxa"/>
                  <w:bottom w:w="0" w:type="dxa"/>
                  <w:right w:w="15" w:type="dxa"/>
                </w:tcMar>
                <w:vAlign w:val="center"/>
                <w:hideMark/>
              </w:tcPr>
            </w:tcPrChange>
          </w:tcPr>
          <w:p w14:paraId="6A1A8CDB" w14:textId="77777777" w:rsidR="00501714" w:rsidRDefault="00501714">
            <w:pPr>
              <w:jc w:val="right"/>
              <w:rPr>
                <w:rFonts w:eastAsia="Times New Roman" w:cs="Times New Roman"/>
                <w:color w:val="000000"/>
              </w:rPr>
            </w:pPr>
            <w:r>
              <w:rPr>
                <w:rFonts w:eastAsia="Times New Roman" w:cs="Times New Roman"/>
                <w:color w:val="000000"/>
              </w:rPr>
              <w:t>749</w:t>
            </w:r>
          </w:p>
        </w:tc>
        <w:tc>
          <w:tcPr>
            <w:tcW w:w="1076" w:type="dxa"/>
            <w:shd w:val="clear" w:color="auto" w:fill="auto"/>
            <w:noWrap/>
            <w:tcMar>
              <w:top w:w="15" w:type="dxa"/>
              <w:left w:w="15" w:type="dxa"/>
              <w:bottom w:w="0" w:type="dxa"/>
              <w:right w:w="15" w:type="dxa"/>
            </w:tcMar>
            <w:vAlign w:val="center"/>
            <w:hideMark/>
            <w:tcPrChange w:id="246" w:author="Chris Friedline" w:date="2015-06-24T13:48:00Z">
              <w:tcPr>
                <w:tcW w:w="1076" w:type="dxa"/>
                <w:shd w:val="clear" w:color="auto" w:fill="auto"/>
                <w:noWrap/>
                <w:tcMar>
                  <w:top w:w="15" w:type="dxa"/>
                  <w:left w:w="15" w:type="dxa"/>
                  <w:bottom w:w="0" w:type="dxa"/>
                  <w:right w:w="15" w:type="dxa"/>
                </w:tcMar>
                <w:vAlign w:val="center"/>
                <w:hideMark/>
              </w:tcPr>
            </w:tcPrChange>
          </w:tcPr>
          <w:p w14:paraId="179A95C9" w14:textId="77777777" w:rsidR="00501714" w:rsidRDefault="00501714">
            <w:pPr>
              <w:jc w:val="right"/>
              <w:rPr>
                <w:rFonts w:eastAsia="Times New Roman" w:cs="Times New Roman"/>
                <w:color w:val="000000"/>
              </w:rPr>
            </w:pPr>
            <w:r>
              <w:rPr>
                <w:rFonts w:eastAsia="Times New Roman" w:cs="Times New Roman"/>
                <w:color w:val="000000"/>
              </w:rPr>
              <w:t>3.50E-31</w:t>
            </w:r>
          </w:p>
        </w:tc>
        <w:tc>
          <w:tcPr>
            <w:tcW w:w="1024" w:type="dxa"/>
            <w:shd w:val="clear" w:color="auto" w:fill="auto"/>
            <w:noWrap/>
            <w:tcMar>
              <w:top w:w="15" w:type="dxa"/>
              <w:left w:w="15" w:type="dxa"/>
              <w:bottom w:w="0" w:type="dxa"/>
              <w:right w:w="15" w:type="dxa"/>
            </w:tcMar>
            <w:vAlign w:val="center"/>
            <w:hideMark/>
            <w:tcPrChange w:id="247" w:author="Chris Friedline" w:date="2015-06-24T13:48:00Z">
              <w:tcPr>
                <w:tcW w:w="359" w:type="dxa"/>
                <w:shd w:val="clear" w:color="auto" w:fill="auto"/>
                <w:noWrap/>
                <w:tcMar>
                  <w:top w:w="15" w:type="dxa"/>
                  <w:left w:w="15" w:type="dxa"/>
                  <w:bottom w:w="0" w:type="dxa"/>
                  <w:right w:w="15" w:type="dxa"/>
                </w:tcMar>
                <w:vAlign w:val="center"/>
                <w:hideMark/>
              </w:tcPr>
            </w:tcPrChange>
          </w:tcPr>
          <w:p w14:paraId="20710CE6" w14:textId="77777777" w:rsidR="00501714" w:rsidRDefault="00501714">
            <w:pPr>
              <w:jc w:val="right"/>
              <w:rPr>
                <w:rFonts w:eastAsia="Times New Roman" w:cs="Times New Roman"/>
                <w:color w:val="000000"/>
              </w:rPr>
            </w:pPr>
            <w:r>
              <w:rPr>
                <w:rFonts w:eastAsia="Times New Roman" w:cs="Times New Roman"/>
                <w:color w:val="000000"/>
              </w:rPr>
              <w:t>66.5</w:t>
            </w:r>
          </w:p>
        </w:tc>
        <w:tc>
          <w:tcPr>
            <w:tcW w:w="450" w:type="dxa"/>
            <w:tcPrChange w:id="248" w:author="Chris Friedline" w:date="2015-06-24T13:48:00Z">
              <w:tcPr>
                <w:tcW w:w="1115" w:type="dxa"/>
              </w:tcPr>
            </w:tcPrChange>
          </w:tcPr>
          <w:p w14:paraId="5B701274" w14:textId="77777777" w:rsidR="00501714" w:rsidRPr="00DE179F" w:rsidRDefault="00501714" w:rsidP="00DE179F">
            <w:pPr>
              <w:rPr>
                <w:ins w:id="249" w:author="Chris Friedline" w:date="2015-06-24T13:45:00Z"/>
                <w:rFonts w:cs="Times New Roman"/>
              </w:rPr>
            </w:pPr>
          </w:p>
        </w:tc>
        <w:tc>
          <w:tcPr>
            <w:tcW w:w="1440" w:type="dxa"/>
            <w:shd w:val="clear" w:color="auto" w:fill="auto"/>
            <w:tcMar>
              <w:top w:w="15" w:type="dxa"/>
              <w:left w:w="15" w:type="dxa"/>
              <w:bottom w:w="0" w:type="dxa"/>
              <w:right w:w="15" w:type="dxa"/>
            </w:tcMar>
            <w:vAlign w:val="center"/>
            <w:hideMark/>
            <w:tcPrChange w:id="250" w:author="Chris Friedline" w:date="2015-06-24T13:48:00Z">
              <w:tcPr>
                <w:tcW w:w="1245" w:type="dxa"/>
                <w:shd w:val="clear" w:color="auto" w:fill="auto"/>
                <w:tcMar>
                  <w:top w:w="15" w:type="dxa"/>
                  <w:left w:w="15" w:type="dxa"/>
                  <w:bottom w:w="0" w:type="dxa"/>
                  <w:right w:w="15" w:type="dxa"/>
                </w:tcMar>
                <w:vAlign w:val="center"/>
                <w:hideMark/>
              </w:tcPr>
            </w:tcPrChange>
          </w:tcPr>
          <w:p w14:paraId="2C0894F8" w14:textId="6ACD2778" w:rsidR="00501714" w:rsidRPr="00DE179F" w:rsidRDefault="00501714" w:rsidP="00DE179F">
            <w:pPr>
              <w:rPr>
                <w:rFonts w:cs="Times New Roman"/>
              </w:rPr>
            </w:pPr>
            <w:r w:rsidRPr="00DE179F">
              <w:rPr>
                <w:rFonts w:cs="Times New Roman"/>
              </w:rPr>
              <w:t>MA_58978 [15200, 15654]</w:t>
            </w:r>
          </w:p>
        </w:tc>
      </w:tr>
      <w:tr w:rsidR="00501714" w14:paraId="603020F2" w14:textId="77777777" w:rsidTr="006058C3">
        <w:trPr>
          <w:trHeight w:val="620"/>
          <w:jc w:val="center"/>
          <w:trPrChange w:id="251" w:author="Chris Friedline" w:date="2015-06-24T13:48:00Z">
            <w:trPr>
              <w:trHeight w:val="620"/>
              <w:jc w:val="center"/>
            </w:trPr>
          </w:trPrChange>
        </w:trPr>
        <w:tc>
          <w:tcPr>
            <w:tcW w:w="1186" w:type="dxa"/>
            <w:shd w:val="clear" w:color="auto" w:fill="auto"/>
            <w:noWrap/>
            <w:tcMar>
              <w:top w:w="15" w:type="dxa"/>
              <w:left w:w="15" w:type="dxa"/>
              <w:bottom w:w="0" w:type="dxa"/>
              <w:right w:w="15" w:type="dxa"/>
            </w:tcMar>
            <w:vAlign w:val="center"/>
            <w:hideMark/>
            <w:tcPrChange w:id="252" w:author="Chris Friedline" w:date="2015-06-24T13:48:00Z">
              <w:tcPr>
                <w:tcW w:w="1186" w:type="dxa"/>
                <w:shd w:val="clear" w:color="auto" w:fill="auto"/>
                <w:noWrap/>
                <w:tcMar>
                  <w:top w:w="15" w:type="dxa"/>
                  <w:left w:w="15" w:type="dxa"/>
                  <w:bottom w:w="0" w:type="dxa"/>
                  <w:right w:w="15" w:type="dxa"/>
                </w:tcMar>
                <w:vAlign w:val="center"/>
                <w:hideMark/>
              </w:tcPr>
            </w:tcPrChange>
          </w:tcPr>
          <w:p w14:paraId="3A5869D2" w14:textId="77777777" w:rsidR="00501714" w:rsidRDefault="00501714">
            <w:pPr>
              <w:rPr>
                <w:rFonts w:eastAsia="Times New Roman" w:cs="Times New Roman"/>
                <w:color w:val="000000"/>
              </w:rPr>
            </w:pPr>
            <w:r>
              <w:rPr>
                <w:rFonts w:eastAsia="Times New Roman" w:cs="Times New Roman"/>
                <w:color w:val="000000"/>
              </w:rPr>
              <w:t>UN0339</w:t>
            </w:r>
          </w:p>
        </w:tc>
        <w:tc>
          <w:tcPr>
            <w:tcW w:w="2639" w:type="dxa"/>
            <w:shd w:val="clear" w:color="auto" w:fill="auto"/>
            <w:tcMar>
              <w:top w:w="15" w:type="dxa"/>
              <w:left w:w="15" w:type="dxa"/>
              <w:bottom w:w="0" w:type="dxa"/>
              <w:right w:w="15" w:type="dxa"/>
            </w:tcMar>
            <w:vAlign w:val="center"/>
            <w:hideMark/>
            <w:tcPrChange w:id="253" w:author="Chris Friedline" w:date="2015-06-24T13:48:00Z">
              <w:tcPr>
                <w:tcW w:w="2639" w:type="dxa"/>
                <w:shd w:val="clear" w:color="auto" w:fill="auto"/>
                <w:tcMar>
                  <w:top w:w="15" w:type="dxa"/>
                  <w:left w:w="15" w:type="dxa"/>
                  <w:bottom w:w="0" w:type="dxa"/>
                  <w:right w:w="15" w:type="dxa"/>
                </w:tcMar>
                <w:vAlign w:val="center"/>
                <w:hideMark/>
              </w:tcPr>
            </w:tcPrChange>
          </w:tcPr>
          <w:p w14:paraId="6CE06478" w14:textId="77777777" w:rsidR="00501714" w:rsidRDefault="00501714">
            <w:pPr>
              <w:rPr>
                <w:rFonts w:eastAsia="Times New Roman" w:cs="Times New Roman"/>
                <w:color w:val="000000"/>
              </w:rPr>
            </w:pPr>
            <w:r>
              <w:rPr>
                <w:rFonts w:eastAsia="Times New Roman" w:cs="Times New Roman"/>
                <w:color w:val="000000"/>
              </w:rPr>
              <w:t>rbs_pinthribulose bisphosphate carboxylase small chloroplastic</w:t>
            </w:r>
          </w:p>
        </w:tc>
        <w:tc>
          <w:tcPr>
            <w:tcW w:w="810" w:type="dxa"/>
            <w:shd w:val="clear" w:color="auto" w:fill="auto"/>
            <w:noWrap/>
            <w:tcMar>
              <w:top w:w="15" w:type="dxa"/>
              <w:left w:w="15" w:type="dxa"/>
              <w:bottom w:w="0" w:type="dxa"/>
              <w:right w:w="15" w:type="dxa"/>
            </w:tcMar>
            <w:vAlign w:val="center"/>
            <w:hideMark/>
            <w:tcPrChange w:id="254" w:author="Chris Friedline" w:date="2015-06-24T13:48:00Z">
              <w:tcPr>
                <w:tcW w:w="810" w:type="dxa"/>
                <w:shd w:val="clear" w:color="auto" w:fill="auto"/>
                <w:noWrap/>
                <w:tcMar>
                  <w:top w:w="15" w:type="dxa"/>
                  <w:left w:w="15" w:type="dxa"/>
                  <w:bottom w:w="0" w:type="dxa"/>
                  <w:right w:w="15" w:type="dxa"/>
                </w:tcMar>
                <w:vAlign w:val="center"/>
                <w:hideMark/>
              </w:tcPr>
            </w:tcPrChange>
          </w:tcPr>
          <w:p w14:paraId="777B3EDC" w14:textId="77777777" w:rsidR="00501714" w:rsidRDefault="00501714">
            <w:pPr>
              <w:jc w:val="right"/>
              <w:rPr>
                <w:rFonts w:eastAsia="Times New Roman" w:cs="Times New Roman"/>
                <w:color w:val="000000"/>
              </w:rPr>
            </w:pPr>
            <w:r>
              <w:rPr>
                <w:rFonts w:eastAsia="Times New Roman" w:cs="Times New Roman"/>
                <w:color w:val="000000"/>
              </w:rPr>
              <w:t>517</w:t>
            </w:r>
          </w:p>
        </w:tc>
        <w:tc>
          <w:tcPr>
            <w:tcW w:w="1076" w:type="dxa"/>
            <w:shd w:val="clear" w:color="auto" w:fill="auto"/>
            <w:noWrap/>
            <w:tcMar>
              <w:top w:w="15" w:type="dxa"/>
              <w:left w:w="15" w:type="dxa"/>
              <w:bottom w:w="0" w:type="dxa"/>
              <w:right w:w="15" w:type="dxa"/>
            </w:tcMar>
            <w:vAlign w:val="center"/>
            <w:hideMark/>
            <w:tcPrChange w:id="255" w:author="Chris Friedline" w:date="2015-06-24T13:48:00Z">
              <w:tcPr>
                <w:tcW w:w="1076" w:type="dxa"/>
                <w:shd w:val="clear" w:color="auto" w:fill="auto"/>
                <w:noWrap/>
                <w:tcMar>
                  <w:top w:w="15" w:type="dxa"/>
                  <w:left w:w="15" w:type="dxa"/>
                  <w:bottom w:w="0" w:type="dxa"/>
                  <w:right w:w="15" w:type="dxa"/>
                </w:tcMar>
                <w:vAlign w:val="center"/>
                <w:hideMark/>
              </w:tcPr>
            </w:tcPrChange>
          </w:tcPr>
          <w:p w14:paraId="4E277415" w14:textId="77777777" w:rsidR="00501714" w:rsidRDefault="00501714">
            <w:pPr>
              <w:jc w:val="right"/>
              <w:rPr>
                <w:rFonts w:eastAsia="Times New Roman" w:cs="Times New Roman"/>
                <w:color w:val="000000"/>
              </w:rPr>
            </w:pPr>
            <w:r>
              <w:rPr>
                <w:rFonts w:eastAsia="Times New Roman" w:cs="Times New Roman"/>
                <w:color w:val="000000"/>
              </w:rPr>
              <w:t>1.10E-39</w:t>
            </w:r>
          </w:p>
        </w:tc>
        <w:tc>
          <w:tcPr>
            <w:tcW w:w="1024" w:type="dxa"/>
            <w:shd w:val="clear" w:color="auto" w:fill="auto"/>
            <w:noWrap/>
            <w:tcMar>
              <w:top w:w="15" w:type="dxa"/>
              <w:left w:w="15" w:type="dxa"/>
              <w:bottom w:w="0" w:type="dxa"/>
              <w:right w:w="15" w:type="dxa"/>
            </w:tcMar>
            <w:vAlign w:val="center"/>
            <w:hideMark/>
            <w:tcPrChange w:id="256" w:author="Chris Friedline" w:date="2015-06-24T13:48:00Z">
              <w:tcPr>
                <w:tcW w:w="359" w:type="dxa"/>
                <w:shd w:val="clear" w:color="auto" w:fill="auto"/>
                <w:noWrap/>
                <w:tcMar>
                  <w:top w:w="15" w:type="dxa"/>
                  <w:left w:w="15" w:type="dxa"/>
                  <w:bottom w:w="0" w:type="dxa"/>
                  <w:right w:w="15" w:type="dxa"/>
                </w:tcMar>
                <w:vAlign w:val="center"/>
                <w:hideMark/>
              </w:tcPr>
            </w:tcPrChange>
          </w:tcPr>
          <w:p w14:paraId="5A9D34B3" w14:textId="77777777" w:rsidR="00501714" w:rsidRDefault="00501714">
            <w:pPr>
              <w:jc w:val="right"/>
              <w:rPr>
                <w:rFonts w:eastAsia="Times New Roman" w:cs="Times New Roman"/>
                <w:color w:val="000000"/>
              </w:rPr>
            </w:pPr>
            <w:r>
              <w:rPr>
                <w:rFonts w:eastAsia="Times New Roman" w:cs="Times New Roman"/>
                <w:color w:val="000000"/>
              </w:rPr>
              <w:t>71.7</w:t>
            </w:r>
          </w:p>
        </w:tc>
        <w:tc>
          <w:tcPr>
            <w:tcW w:w="450" w:type="dxa"/>
            <w:tcPrChange w:id="257" w:author="Chris Friedline" w:date="2015-06-24T13:48:00Z">
              <w:tcPr>
                <w:tcW w:w="1115" w:type="dxa"/>
              </w:tcPr>
            </w:tcPrChange>
          </w:tcPr>
          <w:p w14:paraId="680FC1AA" w14:textId="77777777" w:rsidR="00501714" w:rsidRPr="00DE179F" w:rsidRDefault="00501714" w:rsidP="00DE179F">
            <w:pPr>
              <w:rPr>
                <w:ins w:id="258" w:author="Chris Friedline" w:date="2015-06-24T13:45:00Z"/>
                <w:rFonts w:cs="Times New Roman"/>
              </w:rPr>
            </w:pPr>
          </w:p>
        </w:tc>
        <w:tc>
          <w:tcPr>
            <w:tcW w:w="1440" w:type="dxa"/>
            <w:shd w:val="clear" w:color="auto" w:fill="auto"/>
            <w:tcMar>
              <w:top w:w="15" w:type="dxa"/>
              <w:left w:w="15" w:type="dxa"/>
              <w:bottom w:w="0" w:type="dxa"/>
              <w:right w:w="15" w:type="dxa"/>
            </w:tcMar>
            <w:vAlign w:val="center"/>
            <w:hideMark/>
            <w:tcPrChange w:id="259" w:author="Chris Friedline" w:date="2015-06-24T13:48:00Z">
              <w:tcPr>
                <w:tcW w:w="1245" w:type="dxa"/>
                <w:shd w:val="clear" w:color="auto" w:fill="auto"/>
                <w:tcMar>
                  <w:top w:w="15" w:type="dxa"/>
                  <w:left w:w="15" w:type="dxa"/>
                  <w:bottom w:w="0" w:type="dxa"/>
                  <w:right w:w="15" w:type="dxa"/>
                </w:tcMar>
                <w:vAlign w:val="center"/>
                <w:hideMark/>
              </w:tcPr>
            </w:tcPrChange>
          </w:tcPr>
          <w:p w14:paraId="5BFBA685" w14:textId="7580C4ED" w:rsidR="00501714" w:rsidRPr="00DE179F" w:rsidRDefault="00501714" w:rsidP="00DE179F">
            <w:pPr>
              <w:rPr>
                <w:rFonts w:cs="Times New Roman"/>
              </w:rPr>
            </w:pPr>
            <w:r w:rsidRPr="00DE179F">
              <w:rPr>
                <w:rFonts w:cs="Times New Roman"/>
              </w:rPr>
              <w:t>MA_47626 [4269, 4522]</w:t>
            </w:r>
          </w:p>
        </w:tc>
      </w:tr>
      <w:tr w:rsidR="00501714" w14:paraId="49899B9D" w14:textId="77777777" w:rsidTr="006058C3">
        <w:trPr>
          <w:trHeight w:val="620"/>
          <w:jc w:val="center"/>
          <w:trPrChange w:id="260" w:author="Chris Friedline" w:date="2015-06-24T13:48:00Z">
            <w:trPr>
              <w:trHeight w:val="620"/>
              <w:jc w:val="center"/>
            </w:trPr>
          </w:trPrChange>
        </w:trPr>
        <w:tc>
          <w:tcPr>
            <w:tcW w:w="1186" w:type="dxa"/>
            <w:shd w:val="clear" w:color="auto" w:fill="auto"/>
            <w:noWrap/>
            <w:tcMar>
              <w:top w:w="15" w:type="dxa"/>
              <w:left w:w="15" w:type="dxa"/>
              <w:bottom w:w="0" w:type="dxa"/>
              <w:right w:w="15" w:type="dxa"/>
            </w:tcMar>
            <w:vAlign w:val="center"/>
            <w:hideMark/>
            <w:tcPrChange w:id="261" w:author="Chris Friedline" w:date="2015-06-24T13:48:00Z">
              <w:tcPr>
                <w:tcW w:w="1186" w:type="dxa"/>
                <w:shd w:val="clear" w:color="auto" w:fill="auto"/>
                <w:noWrap/>
                <w:tcMar>
                  <w:top w:w="15" w:type="dxa"/>
                  <w:left w:w="15" w:type="dxa"/>
                  <w:bottom w:w="0" w:type="dxa"/>
                  <w:right w:w="15" w:type="dxa"/>
                </w:tcMar>
                <w:vAlign w:val="center"/>
                <w:hideMark/>
              </w:tcPr>
            </w:tcPrChange>
          </w:tcPr>
          <w:p w14:paraId="316CBB95" w14:textId="77777777" w:rsidR="00501714" w:rsidRDefault="00501714">
            <w:pPr>
              <w:rPr>
                <w:rFonts w:eastAsia="Times New Roman" w:cs="Times New Roman"/>
                <w:color w:val="000000"/>
              </w:rPr>
            </w:pPr>
            <w:r>
              <w:rPr>
                <w:rFonts w:eastAsia="Times New Roman" w:cs="Times New Roman"/>
                <w:color w:val="000000"/>
              </w:rPr>
              <w:t>UN0340</w:t>
            </w:r>
          </w:p>
        </w:tc>
        <w:tc>
          <w:tcPr>
            <w:tcW w:w="2639" w:type="dxa"/>
            <w:shd w:val="clear" w:color="auto" w:fill="auto"/>
            <w:tcMar>
              <w:top w:w="15" w:type="dxa"/>
              <w:left w:w="15" w:type="dxa"/>
              <w:bottom w:w="0" w:type="dxa"/>
              <w:right w:w="15" w:type="dxa"/>
            </w:tcMar>
            <w:vAlign w:val="center"/>
            <w:hideMark/>
            <w:tcPrChange w:id="262" w:author="Chris Friedline" w:date="2015-06-24T13:48:00Z">
              <w:tcPr>
                <w:tcW w:w="2639" w:type="dxa"/>
                <w:shd w:val="clear" w:color="auto" w:fill="auto"/>
                <w:tcMar>
                  <w:top w:w="15" w:type="dxa"/>
                  <w:left w:w="15" w:type="dxa"/>
                  <w:bottom w:w="0" w:type="dxa"/>
                  <w:right w:w="15" w:type="dxa"/>
                </w:tcMar>
                <w:vAlign w:val="center"/>
                <w:hideMark/>
              </w:tcPr>
            </w:tcPrChange>
          </w:tcPr>
          <w:p w14:paraId="33650A89" w14:textId="77777777" w:rsidR="00501714" w:rsidRDefault="00501714">
            <w:pPr>
              <w:rPr>
                <w:rFonts w:eastAsia="Times New Roman" w:cs="Times New Roman"/>
                <w:color w:val="000000"/>
              </w:rPr>
            </w:pPr>
            <w:r>
              <w:rPr>
                <w:rFonts w:eastAsia="Times New Roman" w:cs="Times New Roman"/>
                <w:color w:val="000000"/>
              </w:rPr>
              <w:t>rca_maldoribulose bisphosphate carboxylase oxygenase chloroplastic</w:t>
            </w:r>
          </w:p>
        </w:tc>
        <w:tc>
          <w:tcPr>
            <w:tcW w:w="810" w:type="dxa"/>
            <w:shd w:val="clear" w:color="auto" w:fill="auto"/>
            <w:noWrap/>
            <w:tcMar>
              <w:top w:w="15" w:type="dxa"/>
              <w:left w:w="15" w:type="dxa"/>
              <w:bottom w:w="0" w:type="dxa"/>
              <w:right w:w="15" w:type="dxa"/>
            </w:tcMar>
            <w:vAlign w:val="center"/>
            <w:hideMark/>
            <w:tcPrChange w:id="263" w:author="Chris Friedline" w:date="2015-06-24T13:48:00Z">
              <w:tcPr>
                <w:tcW w:w="810" w:type="dxa"/>
                <w:shd w:val="clear" w:color="auto" w:fill="auto"/>
                <w:noWrap/>
                <w:tcMar>
                  <w:top w:w="15" w:type="dxa"/>
                  <w:left w:w="15" w:type="dxa"/>
                  <w:bottom w:w="0" w:type="dxa"/>
                  <w:right w:w="15" w:type="dxa"/>
                </w:tcMar>
                <w:vAlign w:val="center"/>
                <w:hideMark/>
              </w:tcPr>
            </w:tcPrChange>
          </w:tcPr>
          <w:p w14:paraId="46520794" w14:textId="77777777" w:rsidR="00501714" w:rsidRDefault="00501714">
            <w:pPr>
              <w:jc w:val="right"/>
              <w:rPr>
                <w:rFonts w:eastAsia="Times New Roman" w:cs="Times New Roman"/>
                <w:color w:val="000000"/>
              </w:rPr>
            </w:pPr>
            <w:r>
              <w:rPr>
                <w:rFonts w:eastAsia="Times New Roman" w:cs="Times New Roman"/>
                <w:color w:val="000000"/>
              </w:rPr>
              <w:t>612</w:t>
            </w:r>
          </w:p>
        </w:tc>
        <w:tc>
          <w:tcPr>
            <w:tcW w:w="1076" w:type="dxa"/>
            <w:shd w:val="clear" w:color="auto" w:fill="auto"/>
            <w:noWrap/>
            <w:tcMar>
              <w:top w:w="15" w:type="dxa"/>
              <w:left w:w="15" w:type="dxa"/>
              <w:bottom w:w="0" w:type="dxa"/>
              <w:right w:w="15" w:type="dxa"/>
            </w:tcMar>
            <w:vAlign w:val="center"/>
            <w:hideMark/>
            <w:tcPrChange w:id="264" w:author="Chris Friedline" w:date="2015-06-24T13:48:00Z">
              <w:tcPr>
                <w:tcW w:w="1076" w:type="dxa"/>
                <w:shd w:val="clear" w:color="auto" w:fill="auto"/>
                <w:noWrap/>
                <w:tcMar>
                  <w:top w:w="15" w:type="dxa"/>
                  <w:left w:w="15" w:type="dxa"/>
                  <w:bottom w:w="0" w:type="dxa"/>
                  <w:right w:w="15" w:type="dxa"/>
                </w:tcMar>
                <w:vAlign w:val="center"/>
                <w:hideMark/>
              </w:tcPr>
            </w:tcPrChange>
          </w:tcPr>
          <w:p w14:paraId="53F9A27D" w14:textId="77777777" w:rsidR="00501714" w:rsidRDefault="00501714">
            <w:pPr>
              <w:jc w:val="right"/>
              <w:rPr>
                <w:rFonts w:eastAsia="Times New Roman" w:cs="Times New Roman"/>
                <w:color w:val="000000"/>
              </w:rPr>
            </w:pPr>
            <w:r>
              <w:rPr>
                <w:rFonts w:eastAsia="Times New Roman" w:cs="Times New Roman"/>
                <w:color w:val="000000"/>
              </w:rPr>
              <w:t>3.70E-91</w:t>
            </w:r>
          </w:p>
        </w:tc>
        <w:tc>
          <w:tcPr>
            <w:tcW w:w="1024" w:type="dxa"/>
            <w:shd w:val="clear" w:color="auto" w:fill="auto"/>
            <w:noWrap/>
            <w:tcMar>
              <w:top w:w="15" w:type="dxa"/>
              <w:left w:w="15" w:type="dxa"/>
              <w:bottom w:w="0" w:type="dxa"/>
              <w:right w:w="15" w:type="dxa"/>
            </w:tcMar>
            <w:vAlign w:val="center"/>
            <w:hideMark/>
            <w:tcPrChange w:id="265" w:author="Chris Friedline" w:date="2015-06-24T13:48:00Z">
              <w:tcPr>
                <w:tcW w:w="359" w:type="dxa"/>
                <w:shd w:val="clear" w:color="auto" w:fill="auto"/>
                <w:noWrap/>
                <w:tcMar>
                  <w:top w:w="15" w:type="dxa"/>
                  <w:left w:w="15" w:type="dxa"/>
                  <w:bottom w:w="0" w:type="dxa"/>
                  <w:right w:w="15" w:type="dxa"/>
                </w:tcMar>
                <w:vAlign w:val="center"/>
                <w:hideMark/>
              </w:tcPr>
            </w:tcPrChange>
          </w:tcPr>
          <w:p w14:paraId="2ADB7A91" w14:textId="77777777" w:rsidR="00501714" w:rsidRDefault="00501714">
            <w:pPr>
              <w:jc w:val="right"/>
              <w:rPr>
                <w:rFonts w:eastAsia="Times New Roman" w:cs="Times New Roman"/>
                <w:color w:val="000000"/>
              </w:rPr>
            </w:pPr>
            <w:r>
              <w:rPr>
                <w:rFonts w:eastAsia="Times New Roman" w:cs="Times New Roman"/>
                <w:color w:val="000000"/>
              </w:rPr>
              <w:t>91.7</w:t>
            </w:r>
          </w:p>
        </w:tc>
        <w:tc>
          <w:tcPr>
            <w:tcW w:w="450" w:type="dxa"/>
            <w:tcPrChange w:id="266" w:author="Chris Friedline" w:date="2015-06-24T13:48:00Z">
              <w:tcPr>
                <w:tcW w:w="1115" w:type="dxa"/>
              </w:tcPr>
            </w:tcPrChange>
          </w:tcPr>
          <w:p w14:paraId="0011CEAB" w14:textId="77777777" w:rsidR="00501714" w:rsidRPr="00DE179F" w:rsidRDefault="00501714" w:rsidP="00DE179F">
            <w:pPr>
              <w:rPr>
                <w:ins w:id="267" w:author="Chris Friedline" w:date="2015-06-24T13:45:00Z"/>
                <w:rFonts w:cs="Times New Roman"/>
              </w:rPr>
            </w:pPr>
          </w:p>
        </w:tc>
        <w:tc>
          <w:tcPr>
            <w:tcW w:w="1440" w:type="dxa"/>
            <w:shd w:val="clear" w:color="auto" w:fill="auto"/>
            <w:tcMar>
              <w:top w:w="15" w:type="dxa"/>
              <w:left w:w="15" w:type="dxa"/>
              <w:bottom w:w="0" w:type="dxa"/>
              <w:right w:w="15" w:type="dxa"/>
            </w:tcMar>
            <w:vAlign w:val="center"/>
            <w:hideMark/>
            <w:tcPrChange w:id="268" w:author="Chris Friedline" w:date="2015-06-24T13:48:00Z">
              <w:tcPr>
                <w:tcW w:w="1245" w:type="dxa"/>
                <w:shd w:val="clear" w:color="auto" w:fill="auto"/>
                <w:tcMar>
                  <w:top w:w="15" w:type="dxa"/>
                  <w:left w:w="15" w:type="dxa"/>
                  <w:bottom w:w="0" w:type="dxa"/>
                  <w:right w:w="15" w:type="dxa"/>
                </w:tcMar>
                <w:vAlign w:val="center"/>
                <w:hideMark/>
              </w:tcPr>
            </w:tcPrChange>
          </w:tcPr>
          <w:p w14:paraId="40F9C865" w14:textId="3F85837B" w:rsidR="00501714" w:rsidRPr="00DE179F" w:rsidRDefault="00501714" w:rsidP="00DE179F">
            <w:pPr>
              <w:rPr>
                <w:rFonts w:cs="Times New Roman"/>
              </w:rPr>
            </w:pPr>
            <w:r w:rsidRPr="00DE179F">
              <w:rPr>
                <w:rFonts w:cs="Times New Roman"/>
              </w:rPr>
              <w:t>MA_10433855 [5898, 6119]</w:t>
            </w:r>
          </w:p>
        </w:tc>
      </w:tr>
      <w:tr w:rsidR="00501714" w14:paraId="03B742B7" w14:textId="77777777" w:rsidTr="006058C3">
        <w:trPr>
          <w:trHeight w:val="620"/>
          <w:jc w:val="center"/>
          <w:trPrChange w:id="269" w:author="Chris Friedline" w:date="2015-06-24T13:48:00Z">
            <w:trPr>
              <w:trHeight w:val="620"/>
              <w:jc w:val="center"/>
            </w:trPr>
          </w:trPrChange>
        </w:trPr>
        <w:tc>
          <w:tcPr>
            <w:tcW w:w="1186" w:type="dxa"/>
            <w:shd w:val="clear" w:color="auto" w:fill="auto"/>
            <w:noWrap/>
            <w:tcMar>
              <w:top w:w="15" w:type="dxa"/>
              <w:left w:w="15" w:type="dxa"/>
              <w:bottom w:w="0" w:type="dxa"/>
              <w:right w:w="15" w:type="dxa"/>
            </w:tcMar>
            <w:vAlign w:val="center"/>
            <w:hideMark/>
            <w:tcPrChange w:id="270" w:author="Chris Friedline" w:date="2015-06-24T13:48:00Z">
              <w:tcPr>
                <w:tcW w:w="1186" w:type="dxa"/>
                <w:shd w:val="clear" w:color="auto" w:fill="auto"/>
                <w:noWrap/>
                <w:tcMar>
                  <w:top w:w="15" w:type="dxa"/>
                  <w:left w:w="15" w:type="dxa"/>
                  <w:bottom w:w="0" w:type="dxa"/>
                  <w:right w:w="15" w:type="dxa"/>
                </w:tcMar>
                <w:vAlign w:val="center"/>
                <w:hideMark/>
              </w:tcPr>
            </w:tcPrChange>
          </w:tcPr>
          <w:p w14:paraId="3F23B678" w14:textId="77777777" w:rsidR="00501714" w:rsidRDefault="00501714">
            <w:pPr>
              <w:rPr>
                <w:rFonts w:eastAsia="Times New Roman" w:cs="Times New Roman"/>
                <w:color w:val="000000"/>
              </w:rPr>
            </w:pPr>
            <w:r>
              <w:rPr>
                <w:rFonts w:eastAsia="Times New Roman" w:cs="Times New Roman"/>
                <w:color w:val="000000"/>
              </w:rPr>
              <w:t>UN0345</w:t>
            </w:r>
          </w:p>
        </w:tc>
        <w:tc>
          <w:tcPr>
            <w:tcW w:w="2639" w:type="dxa"/>
            <w:shd w:val="clear" w:color="auto" w:fill="auto"/>
            <w:tcMar>
              <w:top w:w="15" w:type="dxa"/>
              <w:left w:w="15" w:type="dxa"/>
              <w:bottom w:w="0" w:type="dxa"/>
              <w:right w:w="15" w:type="dxa"/>
            </w:tcMar>
            <w:vAlign w:val="center"/>
            <w:hideMark/>
            <w:tcPrChange w:id="271" w:author="Chris Friedline" w:date="2015-06-24T13:48:00Z">
              <w:tcPr>
                <w:tcW w:w="2639" w:type="dxa"/>
                <w:shd w:val="clear" w:color="auto" w:fill="auto"/>
                <w:tcMar>
                  <w:top w:w="15" w:type="dxa"/>
                  <w:left w:w="15" w:type="dxa"/>
                  <w:bottom w:w="0" w:type="dxa"/>
                  <w:right w:w="15" w:type="dxa"/>
                </w:tcMar>
                <w:vAlign w:val="center"/>
                <w:hideMark/>
              </w:tcPr>
            </w:tcPrChange>
          </w:tcPr>
          <w:p w14:paraId="581BEAAA" w14:textId="77777777" w:rsidR="00501714" w:rsidRDefault="00501714">
            <w:pPr>
              <w:rPr>
                <w:rFonts w:eastAsia="Times New Roman" w:cs="Times New Roman"/>
                <w:color w:val="000000"/>
              </w:rPr>
            </w:pPr>
            <w:r>
              <w:rPr>
                <w:rFonts w:eastAsia="Times New Roman" w:cs="Times New Roman"/>
                <w:color w:val="000000"/>
              </w:rPr>
              <w:t>cb5_arathchlorophyll a-b binding protein chloroplastic</w:t>
            </w:r>
          </w:p>
        </w:tc>
        <w:tc>
          <w:tcPr>
            <w:tcW w:w="810" w:type="dxa"/>
            <w:shd w:val="clear" w:color="auto" w:fill="auto"/>
            <w:noWrap/>
            <w:tcMar>
              <w:top w:w="15" w:type="dxa"/>
              <w:left w:w="15" w:type="dxa"/>
              <w:bottom w:w="0" w:type="dxa"/>
              <w:right w:w="15" w:type="dxa"/>
            </w:tcMar>
            <w:vAlign w:val="center"/>
            <w:hideMark/>
            <w:tcPrChange w:id="272" w:author="Chris Friedline" w:date="2015-06-24T13:48:00Z">
              <w:tcPr>
                <w:tcW w:w="810" w:type="dxa"/>
                <w:shd w:val="clear" w:color="auto" w:fill="auto"/>
                <w:noWrap/>
                <w:tcMar>
                  <w:top w:w="15" w:type="dxa"/>
                  <w:left w:w="15" w:type="dxa"/>
                  <w:bottom w:w="0" w:type="dxa"/>
                  <w:right w:w="15" w:type="dxa"/>
                </w:tcMar>
                <w:vAlign w:val="center"/>
                <w:hideMark/>
              </w:tcPr>
            </w:tcPrChange>
          </w:tcPr>
          <w:p w14:paraId="42066A21" w14:textId="77777777" w:rsidR="00501714" w:rsidRDefault="00501714">
            <w:pPr>
              <w:jc w:val="right"/>
              <w:rPr>
                <w:rFonts w:eastAsia="Times New Roman" w:cs="Times New Roman"/>
                <w:color w:val="000000"/>
              </w:rPr>
            </w:pPr>
            <w:r>
              <w:rPr>
                <w:rFonts w:eastAsia="Times New Roman" w:cs="Times New Roman"/>
                <w:color w:val="000000"/>
              </w:rPr>
              <w:t>720</w:t>
            </w:r>
          </w:p>
        </w:tc>
        <w:tc>
          <w:tcPr>
            <w:tcW w:w="1076" w:type="dxa"/>
            <w:shd w:val="clear" w:color="auto" w:fill="auto"/>
            <w:noWrap/>
            <w:tcMar>
              <w:top w:w="15" w:type="dxa"/>
              <w:left w:w="15" w:type="dxa"/>
              <w:bottom w:w="0" w:type="dxa"/>
              <w:right w:w="15" w:type="dxa"/>
            </w:tcMar>
            <w:vAlign w:val="center"/>
            <w:hideMark/>
            <w:tcPrChange w:id="273" w:author="Chris Friedline" w:date="2015-06-24T13:48:00Z">
              <w:tcPr>
                <w:tcW w:w="1076" w:type="dxa"/>
                <w:shd w:val="clear" w:color="auto" w:fill="auto"/>
                <w:noWrap/>
                <w:tcMar>
                  <w:top w:w="15" w:type="dxa"/>
                  <w:left w:w="15" w:type="dxa"/>
                  <w:bottom w:w="0" w:type="dxa"/>
                  <w:right w:w="15" w:type="dxa"/>
                </w:tcMar>
                <w:vAlign w:val="center"/>
                <w:hideMark/>
              </w:tcPr>
            </w:tcPrChange>
          </w:tcPr>
          <w:p w14:paraId="0B223CD2" w14:textId="77777777" w:rsidR="00501714" w:rsidRDefault="00501714">
            <w:pPr>
              <w:jc w:val="right"/>
              <w:rPr>
                <w:rFonts w:eastAsia="Times New Roman" w:cs="Times New Roman"/>
                <w:color w:val="000000"/>
              </w:rPr>
            </w:pPr>
            <w:r>
              <w:rPr>
                <w:rFonts w:eastAsia="Times New Roman" w:cs="Times New Roman"/>
                <w:color w:val="000000"/>
              </w:rPr>
              <w:t>6.70E-58</w:t>
            </w:r>
          </w:p>
        </w:tc>
        <w:tc>
          <w:tcPr>
            <w:tcW w:w="1024" w:type="dxa"/>
            <w:shd w:val="clear" w:color="auto" w:fill="auto"/>
            <w:noWrap/>
            <w:tcMar>
              <w:top w:w="15" w:type="dxa"/>
              <w:left w:w="15" w:type="dxa"/>
              <w:bottom w:w="0" w:type="dxa"/>
              <w:right w:w="15" w:type="dxa"/>
            </w:tcMar>
            <w:vAlign w:val="center"/>
            <w:hideMark/>
            <w:tcPrChange w:id="274" w:author="Chris Friedline" w:date="2015-06-24T13:48:00Z">
              <w:tcPr>
                <w:tcW w:w="359" w:type="dxa"/>
                <w:shd w:val="clear" w:color="auto" w:fill="auto"/>
                <w:noWrap/>
                <w:tcMar>
                  <w:top w:w="15" w:type="dxa"/>
                  <w:left w:w="15" w:type="dxa"/>
                  <w:bottom w:w="0" w:type="dxa"/>
                  <w:right w:w="15" w:type="dxa"/>
                </w:tcMar>
                <w:vAlign w:val="center"/>
                <w:hideMark/>
              </w:tcPr>
            </w:tcPrChange>
          </w:tcPr>
          <w:p w14:paraId="3B840D0C" w14:textId="77777777" w:rsidR="00501714" w:rsidRDefault="00501714">
            <w:pPr>
              <w:jc w:val="right"/>
              <w:rPr>
                <w:rFonts w:eastAsia="Times New Roman" w:cs="Times New Roman"/>
                <w:color w:val="000000"/>
              </w:rPr>
            </w:pPr>
            <w:r>
              <w:rPr>
                <w:rFonts w:eastAsia="Times New Roman" w:cs="Times New Roman"/>
                <w:color w:val="000000"/>
              </w:rPr>
              <w:t>79.5</w:t>
            </w:r>
          </w:p>
        </w:tc>
        <w:tc>
          <w:tcPr>
            <w:tcW w:w="450" w:type="dxa"/>
            <w:tcPrChange w:id="275" w:author="Chris Friedline" w:date="2015-06-24T13:48:00Z">
              <w:tcPr>
                <w:tcW w:w="1115" w:type="dxa"/>
              </w:tcPr>
            </w:tcPrChange>
          </w:tcPr>
          <w:p w14:paraId="0CF9E9B1" w14:textId="77777777" w:rsidR="00501714" w:rsidRPr="00DE179F" w:rsidRDefault="00501714" w:rsidP="00DE179F">
            <w:pPr>
              <w:rPr>
                <w:ins w:id="276" w:author="Chris Friedline" w:date="2015-06-24T13:45:00Z"/>
                <w:rFonts w:cs="Times New Roman"/>
              </w:rPr>
            </w:pPr>
          </w:p>
        </w:tc>
        <w:tc>
          <w:tcPr>
            <w:tcW w:w="1440" w:type="dxa"/>
            <w:shd w:val="clear" w:color="auto" w:fill="auto"/>
            <w:tcMar>
              <w:top w:w="15" w:type="dxa"/>
              <w:left w:w="15" w:type="dxa"/>
              <w:bottom w:w="0" w:type="dxa"/>
              <w:right w:w="15" w:type="dxa"/>
            </w:tcMar>
            <w:vAlign w:val="center"/>
            <w:hideMark/>
            <w:tcPrChange w:id="277" w:author="Chris Friedline" w:date="2015-06-24T13:48:00Z">
              <w:tcPr>
                <w:tcW w:w="1245" w:type="dxa"/>
                <w:shd w:val="clear" w:color="auto" w:fill="auto"/>
                <w:tcMar>
                  <w:top w:w="15" w:type="dxa"/>
                  <w:left w:w="15" w:type="dxa"/>
                  <w:bottom w:w="0" w:type="dxa"/>
                  <w:right w:w="15" w:type="dxa"/>
                </w:tcMar>
                <w:vAlign w:val="center"/>
                <w:hideMark/>
              </w:tcPr>
            </w:tcPrChange>
          </w:tcPr>
          <w:p w14:paraId="53F54725" w14:textId="46322673" w:rsidR="00501714" w:rsidRPr="00DE179F" w:rsidRDefault="00501714" w:rsidP="00DE179F">
            <w:pPr>
              <w:rPr>
                <w:rFonts w:cs="Times New Roman"/>
              </w:rPr>
            </w:pPr>
            <w:r w:rsidRPr="00DE179F">
              <w:rPr>
                <w:rFonts w:cs="Times New Roman"/>
              </w:rPr>
              <w:t>MA_176279 [1593, 1999]</w:t>
            </w:r>
          </w:p>
        </w:tc>
      </w:tr>
      <w:tr w:rsidR="00501714" w14:paraId="7CED8665" w14:textId="77777777" w:rsidTr="006058C3">
        <w:trPr>
          <w:trHeight w:val="620"/>
          <w:jc w:val="center"/>
          <w:trPrChange w:id="278" w:author="Chris Friedline" w:date="2015-06-24T13:48:00Z">
            <w:trPr>
              <w:trHeight w:val="620"/>
              <w:jc w:val="center"/>
            </w:trPr>
          </w:trPrChange>
        </w:trPr>
        <w:tc>
          <w:tcPr>
            <w:tcW w:w="1186" w:type="dxa"/>
            <w:shd w:val="clear" w:color="auto" w:fill="auto"/>
            <w:noWrap/>
            <w:tcMar>
              <w:top w:w="15" w:type="dxa"/>
              <w:left w:w="15" w:type="dxa"/>
              <w:bottom w:w="0" w:type="dxa"/>
              <w:right w:w="15" w:type="dxa"/>
            </w:tcMar>
            <w:vAlign w:val="center"/>
            <w:hideMark/>
            <w:tcPrChange w:id="279" w:author="Chris Friedline" w:date="2015-06-24T13:48:00Z">
              <w:tcPr>
                <w:tcW w:w="1186" w:type="dxa"/>
                <w:shd w:val="clear" w:color="auto" w:fill="auto"/>
                <w:noWrap/>
                <w:tcMar>
                  <w:top w:w="15" w:type="dxa"/>
                  <w:left w:w="15" w:type="dxa"/>
                  <w:bottom w:w="0" w:type="dxa"/>
                  <w:right w:w="15" w:type="dxa"/>
                </w:tcMar>
                <w:vAlign w:val="center"/>
                <w:hideMark/>
              </w:tcPr>
            </w:tcPrChange>
          </w:tcPr>
          <w:p w14:paraId="28872C04" w14:textId="77777777" w:rsidR="00501714" w:rsidRDefault="00501714">
            <w:pPr>
              <w:rPr>
                <w:rFonts w:eastAsia="Times New Roman" w:cs="Times New Roman"/>
                <w:color w:val="000000"/>
              </w:rPr>
            </w:pPr>
            <w:r>
              <w:rPr>
                <w:rFonts w:eastAsia="Times New Roman" w:cs="Times New Roman"/>
                <w:color w:val="000000"/>
              </w:rPr>
              <w:t>UN0360</w:t>
            </w:r>
          </w:p>
        </w:tc>
        <w:tc>
          <w:tcPr>
            <w:tcW w:w="2639" w:type="dxa"/>
            <w:shd w:val="clear" w:color="auto" w:fill="auto"/>
            <w:tcMar>
              <w:top w:w="15" w:type="dxa"/>
              <w:left w:w="15" w:type="dxa"/>
              <w:bottom w:w="0" w:type="dxa"/>
              <w:right w:w="15" w:type="dxa"/>
            </w:tcMar>
            <w:vAlign w:val="center"/>
            <w:hideMark/>
            <w:tcPrChange w:id="280" w:author="Chris Friedline" w:date="2015-06-24T13:48:00Z">
              <w:tcPr>
                <w:tcW w:w="2639" w:type="dxa"/>
                <w:shd w:val="clear" w:color="auto" w:fill="auto"/>
                <w:tcMar>
                  <w:top w:w="15" w:type="dxa"/>
                  <w:left w:w="15" w:type="dxa"/>
                  <w:bottom w:w="0" w:type="dxa"/>
                  <w:right w:w="15" w:type="dxa"/>
                </w:tcMar>
                <w:vAlign w:val="center"/>
                <w:hideMark/>
              </w:tcPr>
            </w:tcPrChange>
          </w:tcPr>
          <w:p w14:paraId="64B05E82" w14:textId="77777777" w:rsidR="00501714" w:rsidRDefault="00501714">
            <w:pPr>
              <w:rPr>
                <w:rFonts w:eastAsia="Times New Roman" w:cs="Times New Roman"/>
                <w:color w:val="000000"/>
              </w:rPr>
            </w:pPr>
            <w:r>
              <w:rPr>
                <w:rFonts w:eastAsia="Times New Roman" w:cs="Times New Roman"/>
                <w:color w:val="000000"/>
              </w:rPr>
              <w:t>rbs_larlaribulose bisphosphate carboxylase small chloroplastic</w:t>
            </w:r>
          </w:p>
        </w:tc>
        <w:tc>
          <w:tcPr>
            <w:tcW w:w="810" w:type="dxa"/>
            <w:shd w:val="clear" w:color="auto" w:fill="auto"/>
            <w:noWrap/>
            <w:tcMar>
              <w:top w:w="15" w:type="dxa"/>
              <w:left w:w="15" w:type="dxa"/>
              <w:bottom w:w="0" w:type="dxa"/>
              <w:right w:w="15" w:type="dxa"/>
            </w:tcMar>
            <w:vAlign w:val="center"/>
            <w:hideMark/>
            <w:tcPrChange w:id="281" w:author="Chris Friedline" w:date="2015-06-24T13:48:00Z">
              <w:tcPr>
                <w:tcW w:w="810" w:type="dxa"/>
                <w:shd w:val="clear" w:color="auto" w:fill="auto"/>
                <w:noWrap/>
                <w:tcMar>
                  <w:top w:w="15" w:type="dxa"/>
                  <w:left w:w="15" w:type="dxa"/>
                  <w:bottom w:w="0" w:type="dxa"/>
                  <w:right w:w="15" w:type="dxa"/>
                </w:tcMar>
                <w:vAlign w:val="center"/>
                <w:hideMark/>
              </w:tcPr>
            </w:tcPrChange>
          </w:tcPr>
          <w:p w14:paraId="5D267EE3" w14:textId="77777777" w:rsidR="00501714" w:rsidRDefault="00501714">
            <w:pPr>
              <w:jc w:val="right"/>
              <w:rPr>
                <w:rFonts w:eastAsia="Times New Roman" w:cs="Times New Roman"/>
                <w:color w:val="000000"/>
              </w:rPr>
            </w:pPr>
            <w:r>
              <w:rPr>
                <w:rFonts w:eastAsia="Times New Roman" w:cs="Times New Roman"/>
                <w:color w:val="000000"/>
              </w:rPr>
              <w:t>684</w:t>
            </w:r>
          </w:p>
        </w:tc>
        <w:tc>
          <w:tcPr>
            <w:tcW w:w="1076" w:type="dxa"/>
            <w:shd w:val="clear" w:color="auto" w:fill="auto"/>
            <w:noWrap/>
            <w:tcMar>
              <w:top w:w="15" w:type="dxa"/>
              <w:left w:w="15" w:type="dxa"/>
              <w:bottom w:w="0" w:type="dxa"/>
              <w:right w:w="15" w:type="dxa"/>
            </w:tcMar>
            <w:vAlign w:val="center"/>
            <w:hideMark/>
            <w:tcPrChange w:id="282" w:author="Chris Friedline" w:date="2015-06-24T13:48:00Z">
              <w:tcPr>
                <w:tcW w:w="1076" w:type="dxa"/>
                <w:shd w:val="clear" w:color="auto" w:fill="auto"/>
                <w:noWrap/>
                <w:tcMar>
                  <w:top w:w="15" w:type="dxa"/>
                  <w:left w:w="15" w:type="dxa"/>
                  <w:bottom w:w="0" w:type="dxa"/>
                  <w:right w:w="15" w:type="dxa"/>
                </w:tcMar>
                <w:vAlign w:val="center"/>
                <w:hideMark/>
              </w:tcPr>
            </w:tcPrChange>
          </w:tcPr>
          <w:p w14:paraId="28DEA641" w14:textId="77777777" w:rsidR="00501714" w:rsidRDefault="00501714">
            <w:pPr>
              <w:jc w:val="right"/>
              <w:rPr>
                <w:rFonts w:eastAsia="Times New Roman" w:cs="Times New Roman"/>
                <w:color w:val="000000"/>
              </w:rPr>
            </w:pPr>
            <w:r>
              <w:rPr>
                <w:rFonts w:eastAsia="Times New Roman" w:cs="Times New Roman"/>
                <w:color w:val="000000"/>
              </w:rPr>
              <w:t>9.70E-40</w:t>
            </w:r>
          </w:p>
        </w:tc>
        <w:tc>
          <w:tcPr>
            <w:tcW w:w="1024" w:type="dxa"/>
            <w:shd w:val="clear" w:color="auto" w:fill="auto"/>
            <w:noWrap/>
            <w:tcMar>
              <w:top w:w="15" w:type="dxa"/>
              <w:left w:w="15" w:type="dxa"/>
              <w:bottom w:w="0" w:type="dxa"/>
              <w:right w:w="15" w:type="dxa"/>
            </w:tcMar>
            <w:vAlign w:val="center"/>
            <w:hideMark/>
            <w:tcPrChange w:id="283" w:author="Chris Friedline" w:date="2015-06-24T13:48:00Z">
              <w:tcPr>
                <w:tcW w:w="359" w:type="dxa"/>
                <w:shd w:val="clear" w:color="auto" w:fill="auto"/>
                <w:noWrap/>
                <w:tcMar>
                  <w:top w:w="15" w:type="dxa"/>
                  <w:left w:w="15" w:type="dxa"/>
                  <w:bottom w:w="0" w:type="dxa"/>
                  <w:right w:w="15" w:type="dxa"/>
                </w:tcMar>
                <w:vAlign w:val="center"/>
                <w:hideMark/>
              </w:tcPr>
            </w:tcPrChange>
          </w:tcPr>
          <w:p w14:paraId="009CD2A6" w14:textId="77777777" w:rsidR="00501714" w:rsidRDefault="00501714">
            <w:pPr>
              <w:jc w:val="right"/>
              <w:rPr>
                <w:rFonts w:eastAsia="Times New Roman" w:cs="Times New Roman"/>
                <w:color w:val="000000"/>
              </w:rPr>
            </w:pPr>
            <w:r>
              <w:rPr>
                <w:rFonts w:eastAsia="Times New Roman" w:cs="Times New Roman"/>
                <w:color w:val="000000"/>
              </w:rPr>
              <w:t>87.2</w:t>
            </w:r>
          </w:p>
        </w:tc>
        <w:tc>
          <w:tcPr>
            <w:tcW w:w="450" w:type="dxa"/>
            <w:tcPrChange w:id="284" w:author="Chris Friedline" w:date="2015-06-24T13:48:00Z">
              <w:tcPr>
                <w:tcW w:w="1115" w:type="dxa"/>
              </w:tcPr>
            </w:tcPrChange>
          </w:tcPr>
          <w:p w14:paraId="52489389" w14:textId="77777777" w:rsidR="00501714" w:rsidRPr="00DE179F" w:rsidRDefault="00501714" w:rsidP="00DE179F">
            <w:pPr>
              <w:rPr>
                <w:ins w:id="285" w:author="Chris Friedline" w:date="2015-06-24T13:45:00Z"/>
                <w:rFonts w:cs="Times New Roman"/>
              </w:rPr>
            </w:pPr>
          </w:p>
        </w:tc>
        <w:tc>
          <w:tcPr>
            <w:tcW w:w="1440" w:type="dxa"/>
            <w:shd w:val="clear" w:color="auto" w:fill="auto"/>
            <w:tcMar>
              <w:top w:w="15" w:type="dxa"/>
              <w:left w:w="15" w:type="dxa"/>
              <w:bottom w:w="0" w:type="dxa"/>
              <w:right w:w="15" w:type="dxa"/>
            </w:tcMar>
            <w:vAlign w:val="center"/>
            <w:hideMark/>
            <w:tcPrChange w:id="286" w:author="Chris Friedline" w:date="2015-06-24T13:48:00Z">
              <w:tcPr>
                <w:tcW w:w="1245" w:type="dxa"/>
                <w:shd w:val="clear" w:color="auto" w:fill="auto"/>
                <w:tcMar>
                  <w:top w:w="15" w:type="dxa"/>
                  <w:left w:w="15" w:type="dxa"/>
                  <w:bottom w:w="0" w:type="dxa"/>
                  <w:right w:w="15" w:type="dxa"/>
                </w:tcMar>
                <w:vAlign w:val="center"/>
                <w:hideMark/>
              </w:tcPr>
            </w:tcPrChange>
          </w:tcPr>
          <w:p w14:paraId="1B49E547" w14:textId="6A86D93B" w:rsidR="00501714" w:rsidRPr="00DE179F" w:rsidRDefault="00501714" w:rsidP="00DE179F">
            <w:pPr>
              <w:rPr>
                <w:rFonts w:cs="Times New Roman"/>
              </w:rPr>
            </w:pPr>
            <w:r w:rsidRPr="00DE179F">
              <w:rPr>
                <w:rFonts w:cs="Times New Roman"/>
              </w:rPr>
              <w:t>MA_47626 [3493, 3915]</w:t>
            </w:r>
          </w:p>
        </w:tc>
      </w:tr>
      <w:tr w:rsidR="00501714" w14:paraId="7AFC5F0E" w14:textId="77777777" w:rsidTr="006058C3">
        <w:trPr>
          <w:trHeight w:val="620"/>
          <w:jc w:val="center"/>
          <w:trPrChange w:id="287" w:author="Chris Friedline" w:date="2015-06-24T13:48:00Z">
            <w:trPr>
              <w:trHeight w:val="620"/>
              <w:jc w:val="center"/>
            </w:trPr>
          </w:trPrChange>
        </w:trPr>
        <w:tc>
          <w:tcPr>
            <w:tcW w:w="1186" w:type="dxa"/>
            <w:shd w:val="clear" w:color="auto" w:fill="auto"/>
            <w:noWrap/>
            <w:tcMar>
              <w:top w:w="15" w:type="dxa"/>
              <w:left w:w="15" w:type="dxa"/>
              <w:bottom w:w="0" w:type="dxa"/>
              <w:right w:w="15" w:type="dxa"/>
            </w:tcMar>
            <w:vAlign w:val="center"/>
            <w:hideMark/>
            <w:tcPrChange w:id="288" w:author="Chris Friedline" w:date="2015-06-24T13:48:00Z">
              <w:tcPr>
                <w:tcW w:w="1186" w:type="dxa"/>
                <w:shd w:val="clear" w:color="auto" w:fill="auto"/>
                <w:noWrap/>
                <w:tcMar>
                  <w:top w:w="15" w:type="dxa"/>
                  <w:left w:w="15" w:type="dxa"/>
                  <w:bottom w:w="0" w:type="dxa"/>
                  <w:right w:w="15" w:type="dxa"/>
                </w:tcMar>
                <w:vAlign w:val="center"/>
                <w:hideMark/>
              </w:tcPr>
            </w:tcPrChange>
          </w:tcPr>
          <w:p w14:paraId="3F49BF79" w14:textId="77777777" w:rsidR="00501714" w:rsidRDefault="00501714">
            <w:pPr>
              <w:rPr>
                <w:rFonts w:eastAsia="Times New Roman" w:cs="Times New Roman"/>
                <w:color w:val="000000"/>
              </w:rPr>
            </w:pPr>
            <w:r>
              <w:rPr>
                <w:rFonts w:eastAsia="Times New Roman" w:cs="Times New Roman"/>
                <w:color w:val="000000"/>
              </w:rPr>
              <w:t>UN0361</w:t>
            </w:r>
          </w:p>
        </w:tc>
        <w:tc>
          <w:tcPr>
            <w:tcW w:w="2639" w:type="dxa"/>
            <w:shd w:val="clear" w:color="auto" w:fill="auto"/>
            <w:tcMar>
              <w:top w:w="15" w:type="dxa"/>
              <w:left w:w="15" w:type="dxa"/>
              <w:bottom w:w="0" w:type="dxa"/>
              <w:right w:w="15" w:type="dxa"/>
            </w:tcMar>
            <w:vAlign w:val="center"/>
            <w:hideMark/>
            <w:tcPrChange w:id="289" w:author="Chris Friedline" w:date="2015-06-24T13:48:00Z">
              <w:tcPr>
                <w:tcW w:w="2639" w:type="dxa"/>
                <w:shd w:val="clear" w:color="auto" w:fill="auto"/>
                <w:tcMar>
                  <w:top w:w="15" w:type="dxa"/>
                  <w:left w:w="15" w:type="dxa"/>
                  <w:bottom w:w="0" w:type="dxa"/>
                  <w:right w:w="15" w:type="dxa"/>
                </w:tcMar>
                <w:vAlign w:val="center"/>
                <w:hideMark/>
              </w:tcPr>
            </w:tcPrChange>
          </w:tcPr>
          <w:p w14:paraId="0B43610C" w14:textId="77777777" w:rsidR="00501714" w:rsidRDefault="00501714">
            <w:pPr>
              <w:rPr>
                <w:rFonts w:eastAsia="Times New Roman" w:cs="Times New Roman"/>
                <w:color w:val="000000"/>
              </w:rPr>
            </w:pPr>
            <w:r>
              <w:rPr>
                <w:rFonts w:eastAsia="Times New Roman" w:cs="Times New Roman"/>
                <w:color w:val="000000"/>
              </w:rPr>
              <w:t>rbs_larlaribulose bisphosphate carboxylase small chloroplastic</w:t>
            </w:r>
          </w:p>
        </w:tc>
        <w:tc>
          <w:tcPr>
            <w:tcW w:w="810" w:type="dxa"/>
            <w:shd w:val="clear" w:color="auto" w:fill="auto"/>
            <w:noWrap/>
            <w:tcMar>
              <w:top w:w="15" w:type="dxa"/>
              <w:left w:w="15" w:type="dxa"/>
              <w:bottom w:w="0" w:type="dxa"/>
              <w:right w:w="15" w:type="dxa"/>
            </w:tcMar>
            <w:vAlign w:val="center"/>
            <w:hideMark/>
            <w:tcPrChange w:id="290" w:author="Chris Friedline" w:date="2015-06-24T13:48:00Z">
              <w:tcPr>
                <w:tcW w:w="810" w:type="dxa"/>
                <w:shd w:val="clear" w:color="auto" w:fill="auto"/>
                <w:noWrap/>
                <w:tcMar>
                  <w:top w:w="15" w:type="dxa"/>
                  <w:left w:w="15" w:type="dxa"/>
                  <w:bottom w:w="0" w:type="dxa"/>
                  <w:right w:w="15" w:type="dxa"/>
                </w:tcMar>
                <w:vAlign w:val="center"/>
                <w:hideMark/>
              </w:tcPr>
            </w:tcPrChange>
          </w:tcPr>
          <w:p w14:paraId="32EEC5E7" w14:textId="77777777" w:rsidR="00501714" w:rsidRDefault="00501714">
            <w:pPr>
              <w:jc w:val="right"/>
              <w:rPr>
                <w:rFonts w:eastAsia="Times New Roman" w:cs="Times New Roman"/>
                <w:color w:val="000000"/>
              </w:rPr>
            </w:pPr>
            <w:r>
              <w:rPr>
                <w:rFonts w:eastAsia="Times New Roman" w:cs="Times New Roman"/>
                <w:color w:val="000000"/>
              </w:rPr>
              <w:t>665</w:t>
            </w:r>
          </w:p>
        </w:tc>
        <w:tc>
          <w:tcPr>
            <w:tcW w:w="1076" w:type="dxa"/>
            <w:shd w:val="clear" w:color="auto" w:fill="auto"/>
            <w:noWrap/>
            <w:tcMar>
              <w:top w:w="15" w:type="dxa"/>
              <w:left w:w="15" w:type="dxa"/>
              <w:bottom w:w="0" w:type="dxa"/>
              <w:right w:w="15" w:type="dxa"/>
            </w:tcMar>
            <w:vAlign w:val="center"/>
            <w:hideMark/>
            <w:tcPrChange w:id="291" w:author="Chris Friedline" w:date="2015-06-24T13:48:00Z">
              <w:tcPr>
                <w:tcW w:w="1076" w:type="dxa"/>
                <w:shd w:val="clear" w:color="auto" w:fill="auto"/>
                <w:noWrap/>
                <w:tcMar>
                  <w:top w:w="15" w:type="dxa"/>
                  <w:left w:w="15" w:type="dxa"/>
                  <w:bottom w:w="0" w:type="dxa"/>
                  <w:right w:w="15" w:type="dxa"/>
                </w:tcMar>
                <w:vAlign w:val="center"/>
                <w:hideMark/>
              </w:tcPr>
            </w:tcPrChange>
          </w:tcPr>
          <w:p w14:paraId="0D2AFFC5" w14:textId="77777777" w:rsidR="00501714" w:rsidRDefault="00501714">
            <w:pPr>
              <w:jc w:val="right"/>
              <w:rPr>
                <w:rFonts w:eastAsia="Times New Roman" w:cs="Times New Roman"/>
                <w:color w:val="000000"/>
              </w:rPr>
            </w:pPr>
            <w:r>
              <w:rPr>
                <w:rFonts w:eastAsia="Times New Roman" w:cs="Times New Roman"/>
                <w:color w:val="000000"/>
              </w:rPr>
              <w:t>4.60E-40</w:t>
            </w:r>
          </w:p>
        </w:tc>
        <w:tc>
          <w:tcPr>
            <w:tcW w:w="1024" w:type="dxa"/>
            <w:shd w:val="clear" w:color="auto" w:fill="auto"/>
            <w:noWrap/>
            <w:tcMar>
              <w:top w:w="15" w:type="dxa"/>
              <w:left w:w="15" w:type="dxa"/>
              <w:bottom w:w="0" w:type="dxa"/>
              <w:right w:w="15" w:type="dxa"/>
            </w:tcMar>
            <w:vAlign w:val="center"/>
            <w:hideMark/>
            <w:tcPrChange w:id="292" w:author="Chris Friedline" w:date="2015-06-24T13:48:00Z">
              <w:tcPr>
                <w:tcW w:w="359" w:type="dxa"/>
                <w:shd w:val="clear" w:color="auto" w:fill="auto"/>
                <w:noWrap/>
                <w:tcMar>
                  <w:top w:w="15" w:type="dxa"/>
                  <w:left w:w="15" w:type="dxa"/>
                  <w:bottom w:w="0" w:type="dxa"/>
                  <w:right w:w="15" w:type="dxa"/>
                </w:tcMar>
                <w:vAlign w:val="center"/>
                <w:hideMark/>
              </w:tcPr>
            </w:tcPrChange>
          </w:tcPr>
          <w:p w14:paraId="45A2DBAB" w14:textId="77777777" w:rsidR="00501714" w:rsidRDefault="00501714">
            <w:pPr>
              <w:jc w:val="right"/>
              <w:rPr>
                <w:rFonts w:eastAsia="Times New Roman" w:cs="Times New Roman"/>
                <w:color w:val="000000"/>
              </w:rPr>
            </w:pPr>
            <w:r>
              <w:rPr>
                <w:rFonts w:eastAsia="Times New Roman" w:cs="Times New Roman"/>
                <w:color w:val="000000"/>
              </w:rPr>
              <w:t>87.9</w:t>
            </w:r>
          </w:p>
        </w:tc>
        <w:tc>
          <w:tcPr>
            <w:tcW w:w="450" w:type="dxa"/>
            <w:tcPrChange w:id="293" w:author="Chris Friedline" w:date="2015-06-24T13:48:00Z">
              <w:tcPr>
                <w:tcW w:w="1115" w:type="dxa"/>
              </w:tcPr>
            </w:tcPrChange>
          </w:tcPr>
          <w:p w14:paraId="46D0DE7B" w14:textId="77777777" w:rsidR="00501714" w:rsidRPr="00DE179F" w:rsidRDefault="00501714" w:rsidP="00DE179F">
            <w:pPr>
              <w:rPr>
                <w:ins w:id="294" w:author="Chris Friedline" w:date="2015-06-24T13:45:00Z"/>
                <w:rFonts w:cs="Times New Roman"/>
              </w:rPr>
            </w:pPr>
          </w:p>
        </w:tc>
        <w:tc>
          <w:tcPr>
            <w:tcW w:w="1440" w:type="dxa"/>
            <w:shd w:val="clear" w:color="auto" w:fill="auto"/>
            <w:tcMar>
              <w:top w:w="15" w:type="dxa"/>
              <w:left w:w="15" w:type="dxa"/>
              <w:bottom w:w="0" w:type="dxa"/>
              <w:right w:w="15" w:type="dxa"/>
            </w:tcMar>
            <w:vAlign w:val="center"/>
            <w:hideMark/>
            <w:tcPrChange w:id="295" w:author="Chris Friedline" w:date="2015-06-24T13:48:00Z">
              <w:tcPr>
                <w:tcW w:w="1245" w:type="dxa"/>
                <w:shd w:val="clear" w:color="auto" w:fill="auto"/>
                <w:tcMar>
                  <w:top w:w="15" w:type="dxa"/>
                  <w:left w:w="15" w:type="dxa"/>
                  <w:bottom w:w="0" w:type="dxa"/>
                  <w:right w:w="15" w:type="dxa"/>
                </w:tcMar>
                <w:vAlign w:val="center"/>
                <w:hideMark/>
              </w:tcPr>
            </w:tcPrChange>
          </w:tcPr>
          <w:p w14:paraId="13D20451" w14:textId="4550C636" w:rsidR="00501714" w:rsidRPr="00DE179F" w:rsidRDefault="00501714" w:rsidP="00DE179F">
            <w:pPr>
              <w:rPr>
                <w:rFonts w:cs="Times New Roman"/>
              </w:rPr>
            </w:pPr>
            <w:r w:rsidRPr="00DE179F">
              <w:rPr>
                <w:rFonts w:cs="Times New Roman"/>
              </w:rPr>
              <w:t>MA_47626 [3718, 3915]</w:t>
            </w:r>
          </w:p>
        </w:tc>
      </w:tr>
    </w:tbl>
    <w:p w14:paraId="5FB0AF61" w14:textId="77777777" w:rsidR="00BB2D3D" w:rsidRPr="00C64E30" w:rsidRDefault="00BB2D3D" w:rsidP="00600063">
      <w:pPr>
        <w:rPr>
          <w:vertAlign w:val="superscript"/>
        </w:rPr>
      </w:pPr>
    </w:p>
    <w:p w14:paraId="12723541" w14:textId="77777777" w:rsidR="00FB1AA9" w:rsidRDefault="00EE6FCD" w:rsidP="00EE6FCD">
      <w:pPr>
        <w:pStyle w:val="Heading3"/>
      </w:pPr>
      <w:r>
        <w:t xml:space="preserve">Gene ontology </w:t>
      </w:r>
    </w:p>
    <w:p w14:paraId="7DCF4087" w14:textId="7AA752AE" w:rsidR="006674F0" w:rsidRPr="006674F0" w:rsidRDefault="00702E9F" w:rsidP="006674F0">
      <w:r>
        <w:t>As inpu</w:t>
      </w:r>
      <w:r w:rsidR="00B02525">
        <w:t>t to topGO, we considered the 12</w:t>
      </w:r>
      <w:r>
        <w:t xml:space="preserve"> cambium</w:t>
      </w:r>
      <w:r w:rsidR="00B02525">
        <w:t xml:space="preserve"> and 17</w:t>
      </w:r>
      <w:r>
        <w:t xml:space="preserve"> needle DE unigenes in or</w:t>
      </w:r>
      <w:r w:rsidR="001068A5">
        <w:t>d</w:t>
      </w:r>
      <w:r>
        <w:t>er to test for GO</w:t>
      </w:r>
      <w:r w:rsidR="00705D1A">
        <w:t xml:space="preserve"> term</w:t>
      </w:r>
      <w:r>
        <w:t xml:space="preserve"> enrichmen</w:t>
      </w:r>
      <w:r w:rsidR="00B02525">
        <w:t>t among the two tissue types</w:t>
      </w:r>
      <w:r>
        <w:t>.</w:t>
      </w:r>
      <w:r w:rsidR="00D93A8C">
        <w:t xml:space="preserve">  These data are summarized in </w:t>
      </w:r>
      <w:r w:rsidR="00BD0405">
        <w:fldChar w:fldCharType="begin"/>
      </w:r>
      <w:r w:rsidR="00BD0405">
        <w:instrText xml:space="preserve"> REF _Ref290818887 \h </w:instrText>
      </w:r>
      <w:r w:rsidR="00BD0405">
        <w:fldChar w:fldCharType="separate"/>
      </w:r>
      <w:r w:rsidR="00416773">
        <w:t xml:space="preserve">Table </w:t>
      </w:r>
      <w:r w:rsidR="00416773">
        <w:rPr>
          <w:noProof/>
        </w:rPr>
        <w:t>4</w:t>
      </w:r>
      <w:r w:rsidR="00BD0405">
        <w:fldChar w:fldCharType="end"/>
      </w:r>
      <w:r w:rsidR="00BD0405">
        <w:t>.</w:t>
      </w:r>
      <w:r w:rsidR="00705D1A">
        <w:t xml:space="preserve">  For all ontologies, we find significant</w:t>
      </w:r>
      <w:r w:rsidR="008B4A13">
        <w:t xml:space="preserve"> enrichment of GO terms for each ontology for each tissue, however, in cambium, none of these terms pass multiple test correction</w:t>
      </w:r>
      <w:r w:rsidR="00AF1B74">
        <w:t xml:space="preserve">.  As mentioned in the methods section, multiple test correction is not appropriate in this case because the features of the graph are not tested independently.  Consequently, </w:t>
      </w:r>
      <w:r w:rsidR="002040C2">
        <w:t>we consider terms with uncorrected p-values &lt; 0.05 as significantly</w:t>
      </w:r>
      <w:r w:rsidR="00462CE3">
        <w:t xml:space="preserve"> enriched.</w:t>
      </w:r>
      <w:bookmarkStart w:id="296" w:name="_Ref290818887"/>
    </w:p>
    <w:p w14:paraId="106A480A" w14:textId="77777777" w:rsidR="00E95912" w:rsidRDefault="00E95912" w:rsidP="00E95912">
      <w:pPr>
        <w:pStyle w:val="Caption"/>
        <w:keepNext/>
      </w:pPr>
      <w:r>
        <w:t xml:space="preserve">Table </w:t>
      </w:r>
      <w:fldSimple w:instr=" SEQ Table \* ARABIC ">
        <w:r w:rsidR="00416773">
          <w:rPr>
            <w:noProof/>
          </w:rPr>
          <w:t>4</w:t>
        </w:r>
      </w:fldSimple>
      <w:bookmarkEnd w:id="296"/>
      <w:r>
        <w:t>: Counts of GO terms by tissue for each ontology for the set of 976 unigenes associated with at least one GO term.  The first number indicates the number of significant unigenes and the second indicates the number of total possible unigenes testable for that ontology defined as a GO term associated with at least two unigenes.  The third and fourth numbers indicate the number of significantly enriched GO terms with p &lt; 0.05 and q &lt; 0.05, respectively.</w:t>
      </w:r>
    </w:p>
    <w:tbl>
      <w:tblPr>
        <w:tblW w:w="5200" w:type="dxa"/>
        <w:jc w:val="center"/>
        <w:tblCellMar>
          <w:left w:w="0" w:type="dxa"/>
          <w:right w:w="0" w:type="dxa"/>
        </w:tblCellMar>
        <w:tblLook w:val="04A0" w:firstRow="1" w:lastRow="0" w:firstColumn="1" w:lastColumn="0" w:noHBand="0" w:noVBand="1"/>
      </w:tblPr>
      <w:tblGrid>
        <w:gridCol w:w="1300"/>
        <w:gridCol w:w="1384"/>
        <w:gridCol w:w="1258"/>
        <w:gridCol w:w="1258"/>
      </w:tblGrid>
      <w:tr w:rsidR="00E95912" w14:paraId="1D7EF3EF" w14:textId="77777777" w:rsidTr="00E95912">
        <w:trPr>
          <w:trHeight w:val="300"/>
          <w:jc w:val="center"/>
        </w:trPr>
        <w:tc>
          <w:tcPr>
            <w:tcW w:w="1300" w:type="dxa"/>
            <w:tcBorders>
              <w:top w:val="nil"/>
              <w:left w:val="nil"/>
              <w:right w:val="nil"/>
            </w:tcBorders>
            <w:shd w:val="clear" w:color="auto" w:fill="auto"/>
            <w:noWrap/>
            <w:tcMar>
              <w:top w:w="15" w:type="dxa"/>
              <w:left w:w="15" w:type="dxa"/>
              <w:bottom w:w="0" w:type="dxa"/>
              <w:right w:w="15" w:type="dxa"/>
            </w:tcMar>
            <w:vAlign w:val="bottom"/>
            <w:hideMark/>
          </w:tcPr>
          <w:p w14:paraId="585A5018" w14:textId="77777777" w:rsidR="00E95912" w:rsidRDefault="00E95912" w:rsidP="00E43BF8"/>
        </w:tc>
        <w:tc>
          <w:tcPr>
            <w:tcW w:w="3900" w:type="dxa"/>
            <w:gridSpan w:val="3"/>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1BBF85DB" w14:textId="77777777" w:rsidR="00E95912" w:rsidRPr="00752622" w:rsidRDefault="00E95912" w:rsidP="00E43BF8">
            <w:pPr>
              <w:jc w:val="center"/>
              <w:rPr>
                <w:b/>
              </w:rPr>
            </w:pPr>
            <w:r w:rsidRPr="00752622">
              <w:rPr>
                <w:b/>
              </w:rPr>
              <w:t>Ontology</w:t>
            </w:r>
          </w:p>
        </w:tc>
      </w:tr>
      <w:tr w:rsidR="00E95912" w14:paraId="6B76FF27" w14:textId="77777777" w:rsidTr="00E95912">
        <w:trPr>
          <w:trHeight w:val="300"/>
          <w:jc w:val="center"/>
        </w:trPr>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A60D558" w14:textId="77777777" w:rsidR="00E95912" w:rsidRPr="00752622" w:rsidRDefault="00E95912" w:rsidP="00E43BF8">
            <w:pPr>
              <w:rPr>
                <w:b/>
              </w:rPr>
            </w:pPr>
            <w:r w:rsidRPr="00752622">
              <w:rPr>
                <w:b/>
              </w:rPr>
              <w:t>Tissue</w:t>
            </w:r>
          </w:p>
        </w:tc>
        <w:tc>
          <w:tcPr>
            <w:tcW w:w="0" w:type="auto"/>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5FE54950" w14:textId="77777777" w:rsidR="00E95912" w:rsidRPr="00752622" w:rsidRDefault="00E95912" w:rsidP="006674F0">
            <w:pPr>
              <w:jc w:val="center"/>
              <w:rPr>
                <w:b/>
              </w:rPr>
            </w:pPr>
            <w:r w:rsidRPr="00752622">
              <w:rPr>
                <w:b/>
              </w:rPr>
              <w:t>BP</w:t>
            </w:r>
          </w:p>
        </w:tc>
        <w:tc>
          <w:tcPr>
            <w:tcW w:w="0" w:type="auto"/>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7A3A72AD" w14:textId="77777777" w:rsidR="00E95912" w:rsidRPr="00752622" w:rsidRDefault="00E95912" w:rsidP="006674F0">
            <w:pPr>
              <w:jc w:val="center"/>
              <w:rPr>
                <w:b/>
              </w:rPr>
            </w:pPr>
            <w:r w:rsidRPr="00752622">
              <w:rPr>
                <w:b/>
              </w:rPr>
              <w:t>CC</w:t>
            </w:r>
          </w:p>
        </w:tc>
        <w:tc>
          <w:tcPr>
            <w:tcW w:w="0" w:type="auto"/>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2F4E5747" w14:textId="77777777" w:rsidR="00E95912" w:rsidRPr="00752622" w:rsidRDefault="00E95912" w:rsidP="006674F0">
            <w:pPr>
              <w:jc w:val="center"/>
              <w:rPr>
                <w:b/>
              </w:rPr>
            </w:pPr>
            <w:r w:rsidRPr="00752622">
              <w:rPr>
                <w:b/>
              </w:rPr>
              <w:t>MF</w:t>
            </w:r>
          </w:p>
        </w:tc>
      </w:tr>
      <w:tr w:rsidR="00E95912" w14:paraId="0F987F46" w14:textId="77777777" w:rsidTr="00E95912">
        <w:trPr>
          <w:trHeight w:val="300"/>
          <w:jc w:val="center"/>
        </w:trPr>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4F277C7E" w14:textId="77777777" w:rsidR="00E95912" w:rsidRDefault="00E95912" w:rsidP="00E43BF8">
            <w:r>
              <w:t>Cambium</w:t>
            </w:r>
          </w:p>
        </w:tc>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38DFDB65" w14:textId="77777777" w:rsidR="00E95912" w:rsidRDefault="00E95912" w:rsidP="006674F0">
            <w:pPr>
              <w:jc w:val="center"/>
            </w:pPr>
            <w:r>
              <w:t>6/771/8/0</w:t>
            </w:r>
          </w:p>
        </w:tc>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7EF08190" w14:textId="77777777" w:rsidR="00E95912" w:rsidRDefault="00E95912" w:rsidP="006674F0">
            <w:pPr>
              <w:jc w:val="center"/>
            </w:pPr>
            <w:r>
              <w:t>1/549/2/0</w:t>
            </w:r>
          </w:p>
        </w:tc>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6BA76347" w14:textId="77777777" w:rsidR="00E95912" w:rsidRDefault="00E95912" w:rsidP="006674F0">
            <w:pPr>
              <w:jc w:val="center"/>
            </w:pPr>
            <w:r>
              <w:t>10/846/6/0</w:t>
            </w:r>
          </w:p>
        </w:tc>
      </w:tr>
      <w:tr w:rsidR="00E95912" w14:paraId="5A9FBAEF" w14:textId="77777777" w:rsidTr="00E95912">
        <w:trPr>
          <w:trHeight w:val="300"/>
          <w:jc w:val="center"/>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8576A3B" w14:textId="77777777" w:rsidR="00E95912" w:rsidRDefault="00E95912" w:rsidP="00E43BF8">
            <w:r>
              <w:t>Needle</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C935669" w14:textId="77777777" w:rsidR="00E95912" w:rsidRDefault="00E95912" w:rsidP="006674F0">
            <w:pPr>
              <w:jc w:val="center"/>
            </w:pPr>
            <w:r>
              <w:t>14/771/18/11</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B66F973" w14:textId="77777777" w:rsidR="00E95912" w:rsidRDefault="00E95912" w:rsidP="006674F0">
            <w:pPr>
              <w:jc w:val="center"/>
            </w:pPr>
            <w:r>
              <w:t>13/549/14/9</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87C7BA1" w14:textId="77777777" w:rsidR="00E95912" w:rsidRDefault="00E95912" w:rsidP="006674F0">
            <w:pPr>
              <w:jc w:val="center"/>
            </w:pPr>
            <w:r>
              <w:t>13/846/23/5</w:t>
            </w:r>
          </w:p>
        </w:tc>
      </w:tr>
    </w:tbl>
    <w:p w14:paraId="45DDAB0C" w14:textId="77777777" w:rsidR="00B6790F" w:rsidRDefault="00B6790F" w:rsidP="00D93A8C"/>
    <w:p w14:paraId="4E2497EE" w14:textId="64F1B36A" w:rsidR="001133CD" w:rsidRDefault="001133CD" w:rsidP="00D93A8C">
      <w:r>
        <w:t xml:space="preserve">GO graphs were </w:t>
      </w:r>
      <w:r w:rsidR="00563253">
        <w:t>generated</w:t>
      </w:r>
      <w:r w:rsidR="000208F3">
        <w:t xml:space="preserve"> for four different sets of data (two each for all unigenes annotated with a GO term, and two each for the DE unigenes)</w:t>
      </w:r>
      <w:r>
        <w:t xml:space="preserve">, keeping only nodes with at least 5 unigenes and a node score of 5 (alpha = 0.6) except for </w:t>
      </w:r>
      <w:r w:rsidR="00EB7A85">
        <w:t xml:space="preserve">Biological Process ontology for </w:t>
      </w:r>
      <w:r>
        <w:t>cambium DE unigenes (</w:t>
      </w:r>
      <w:r w:rsidR="006B0565">
        <w:t>unigenes &gt;= 2, node score &gt;= 0), these f</w:t>
      </w:r>
      <w:r w:rsidR="00EB7A85">
        <w:t>ilters were relaxed in order to obtain data in this case.</w:t>
      </w:r>
      <w:r w:rsidR="003B395A">
        <w:t xml:space="preserve">  We did not find any Cellular C</w:t>
      </w:r>
      <w:r w:rsidR="000208F3">
        <w:t>omponent annotations for cambium DE unigenes.</w:t>
      </w:r>
    </w:p>
    <w:p w14:paraId="04E8C374" w14:textId="77777777" w:rsidR="00442F91" w:rsidRDefault="00442F91" w:rsidP="00D93A8C"/>
    <w:p w14:paraId="49A45AC0" w14:textId="29AF9412" w:rsidR="00442F91" w:rsidRDefault="00442F91" w:rsidP="00D93A8C">
      <w:r>
        <w:t>The important GO</w:t>
      </w:r>
      <w:r w:rsidR="00F10A02">
        <w:t xml:space="preserve"> terms for </w:t>
      </w:r>
      <w:r>
        <w:t>both cambium and needle are shown in</w:t>
      </w:r>
      <w:r w:rsidR="00F10A02">
        <w:t xml:space="preserve"> </w:t>
      </w:r>
      <w:r w:rsidR="00F10A02">
        <w:fldChar w:fldCharType="begin"/>
      </w:r>
      <w:r w:rsidR="00F10A02">
        <w:instrText xml:space="preserve"> REF _Ref292979800 \h </w:instrText>
      </w:r>
      <w:r w:rsidR="00F10A02">
        <w:fldChar w:fldCharType="separate"/>
      </w:r>
      <w:r w:rsidR="00416773">
        <w:t xml:space="preserve">Figure </w:t>
      </w:r>
      <w:r w:rsidR="00416773">
        <w:rPr>
          <w:noProof/>
        </w:rPr>
        <w:t>2</w:t>
      </w:r>
      <w:r w:rsidR="00F10A02">
        <w:fldChar w:fldCharType="end"/>
      </w:r>
      <w:r w:rsidR="00F10A02">
        <w:t xml:space="preserve">, </w:t>
      </w:r>
      <w:r w:rsidR="00F10A02">
        <w:fldChar w:fldCharType="begin"/>
      </w:r>
      <w:r w:rsidR="00F10A02">
        <w:instrText xml:space="preserve"> REF _Ref292979838 \h </w:instrText>
      </w:r>
      <w:r w:rsidR="00F10A02">
        <w:fldChar w:fldCharType="separate"/>
      </w:r>
      <w:r w:rsidR="00416773">
        <w:t xml:space="preserve">Supplemental Figure </w:t>
      </w:r>
      <w:r w:rsidR="00416773">
        <w:rPr>
          <w:noProof/>
        </w:rPr>
        <w:t>1</w:t>
      </w:r>
      <w:r w:rsidR="00F10A02">
        <w:fldChar w:fldCharType="end"/>
      </w:r>
      <w:r w:rsidR="00F10A02">
        <w:t xml:space="preserve">, and </w:t>
      </w:r>
      <w:r w:rsidR="00F10A02">
        <w:fldChar w:fldCharType="begin"/>
      </w:r>
      <w:r w:rsidR="00F10A02">
        <w:instrText xml:space="preserve"> REF _Ref292979849 \h </w:instrText>
      </w:r>
      <w:r w:rsidR="00F10A02">
        <w:fldChar w:fldCharType="separate"/>
      </w:r>
      <w:r w:rsidR="00416773">
        <w:t xml:space="preserve">Supplemental Figure </w:t>
      </w:r>
      <w:r w:rsidR="00416773">
        <w:rPr>
          <w:noProof/>
        </w:rPr>
        <w:t>2</w:t>
      </w:r>
      <w:r w:rsidR="00F10A02">
        <w:fldChar w:fldCharType="end"/>
      </w:r>
      <w:r>
        <w:t>.  We have chosen to show the important terms in two ways, first all significant terms are shown in the chart</w:t>
      </w:r>
      <w:r w:rsidR="00F10A02">
        <w:t xml:space="preserve">.  The highest number of significant terms was found in the needle MF set (n = 23), so GO information </w:t>
      </w:r>
      <w:r w:rsidR="00652B03">
        <w:t xml:space="preserve"> </w:t>
      </w:r>
      <w:r w:rsidR="00F10A02">
        <w:t>for all tissues and ontologies was shown in this way for consistency.  Therefore, the difference in number of terms between 23 and the number of significant terms for each tissue-ontology combination is made up the terms assigned to the most number of sequences, in decreasing order.</w:t>
      </w:r>
    </w:p>
    <w:p w14:paraId="3FE40CA9" w14:textId="77777777" w:rsidR="000300ED" w:rsidRDefault="000300ED" w:rsidP="00D93A8C"/>
    <w:p w14:paraId="39DE0364" w14:textId="74656D58" w:rsidR="000300ED" w:rsidRDefault="000300ED" w:rsidP="00D93A8C">
      <w:r>
        <w:t>Overall, we find terms which are biologically consistent with known functions of each tissue type.  In the needle, we see familiar terms</w:t>
      </w:r>
      <w:r w:rsidR="009F17E7">
        <w:t xml:space="preserve"> associated with photosynthesis, chloroplasts, and metabolism while in cambium we see terms associated with metabolism and biosynthesis.   There are several cases of term enrichment associated with each tissue type as well: photosynthesis-related terms in needle again, as well as ion-binding and stress response terms in cambium.</w:t>
      </w:r>
    </w:p>
    <w:p w14:paraId="5A945280" w14:textId="77777777" w:rsidR="000300ED" w:rsidRDefault="000300ED" w:rsidP="00D93A8C"/>
    <w:p w14:paraId="2811BA9C" w14:textId="77777777" w:rsidR="00F10A02" w:rsidRDefault="00F10A02" w:rsidP="00F10A02">
      <w:pPr>
        <w:keepNext/>
      </w:pPr>
      <w:r>
        <w:rPr>
          <w:noProof/>
        </w:rPr>
        <w:drawing>
          <wp:inline distT="0" distB="0" distL="0" distR="0" wp14:anchorId="26B9A26B" wp14:editId="2F0FC8D6">
            <wp:extent cx="5933440" cy="5659120"/>
            <wp:effectExtent l="0" t="0" r="10160" b="5080"/>
            <wp:docPr id="11" name="Picture 11" descr="Macintosh HD:Users:chris:Dropbox:Documents:science:postdoc:papers:black_spruce:pie_B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chris:Dropbox:Documents:science:postdoc:papers:black_spruce:pie_BP.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3440" cy="5659120"/>
                    </a:xfrm>
                    <a:prstGeom prst="rect">
                      <a:avLst/>
                    </a:prstGeom>
                    <a:noFill/>
                    <a:ln>
                      <a:noFill/>
                    </a:ln>
                  </pic:spPr>
                </pic:pic>
              </a:graphicData>
            </a:graphic>
          </wp:inline>
        </w:drawing>
      </w:r>
    </w:p>
    <w:p w14:paraId="3799F8A0" w14:textId="4176F33B" w:rsidR="00F10A02" w:rsidRDefault="00F10A02" w:rsidP="00F10A02">
      <w:pPr>
        <w:pStyle w:val="Caption"/>
      </w:pPr>
      <w:bookmarkStart w:id="297" w:name="_Ref292979800"/>
      <w:r>
        <w:t xml:space="preserve">Figure </w:t>
      </w:r>
      <w:fldSimple w:instr=" SEQ Figure \* ARABIC ">
        <w:r w:rsidR="00416773">
          <w:rPr>
            <w:noProof/>
          </w:rPr>
          <w:t>2</w:t>
        </w:r>
      </w:fldSimple>
      <w:bookmarkEnd w:id="297"/>
      <w:r>
        <w:t xml:space="preserve">: </w:t>
      </w:r>
      <w:r w:rsidRPr="00F10A02">
        <w:t>GO terms describin</w:t>
      </w:r>
      <w:r>
        <w:t xml:space="preserve">g enrichment from the BP </w:t>
      </w:r>
      <w:r w:rsidRPr="00F10A02">
        <w:t>ontology.  All significant terms are included, p &lt; 0.05 (*)  and q &lt; 0.05 (**).  The number in parentheses at the top of each chart represents the number of unique unigenes represented in the data, while the number at each term is the number of unigenes assigned to that term.</w:t>
      </w:r>
    </w:p>
    <w:p w14:paraId="52B41145" w14:textId="77777777" w:rsidR="00F10A02" w:rsidRDefault="00F10A02" w:rsidP="00F10A02"/>
    <w:p w14:paraId="1E767AE8" w14:textId="661A1EFE" w:rsidR="00E95912" w:rsidRDefault="00E95912">
      <w:pPr>
        <w:spacing w:line="240" w:lineRule="auto"/>
      </w:pPr>
      <w:r>
        <w:br w:type="page"/>
      </w:r>
    </w:p>
    <w:tbl>
      <w:tblPr>
        <w:tblW w:w="5200" w:type="dxa"/>
        <w:tblCellMar>
          <w:left w:w="0" w:type="dxa"/>
          <w:right w:w="0" w:type="dxa"/>
        </w:tblCellMar>
        <w:tblLook w:val="04A0" w:firstRow="1" w:lastRow="0" w:firstColumn="1" w:lastColumn="0" w:noHBand="0" w:noVBand="1"/>
      </w:tblPr>
      <w:tblGrid>
        <w:gridCol w:w="1300"/>
        <w:gridCol w:w="1300"/>
        <w:gridCol w:w="1300"/>
        <w:gridCol w:w="1300"/>
      </w:tblGrid>
      <w:tr w:rsidR="00D93A8C" w14:paraId="2A449A17" w14:textId="77777777" w:rsidTr="00D93A8C">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45D32BB" w14:textId="0D37D3B7" w:rsidR="00442F91" w:rsidRDefault="00442F91" w:rsidP="001F0414">
            <w:pPr>
              <w:spacing w:line="240" w:lineRule="auto"/>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6701AA2" w14:textId="77777777" w:rsidR="00D93A8C" w:rsidRDefault="00D93A8C" w:rsidP="00D93A8C"/>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5BA8582" w14:textId="77777777" w:rsidR="00D93A8C" w:rsidRDefault="00D93A8C" w:rsidP="00D93A8C"/>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FA078BB" w14:textId="77777777" w:rsidR="00D93A8C" w:rsidRDefault="00D93A8C" w:rsidP="00D93A8C">
            <w:pPr>
              <w:keepNext/>
            </w:pPr>
          </w:p>
        </w:tc>
      </w:tr>
    </w:tbl>
    <w:p w14:paraId="1E73C047" w14:textId="6885FA7A" w:rsidR="00FB1AA9" w:rsidRDefault="00DB5E30" w:rsidP="00E90813">
      <w:pPr>
        <w:pStyle w:val="Heading2"/>
      </w:pPr>
      <w:r>
        <w:t>Referen</w:t>
      </w:r>
      <w:r w:rsidR="00E90813">
        <w:t>ces</w:t>
      </w:r>
    </w:p>
    <w:p w14:paraId="048EB380" w14:textId="77777777" w:rsidR="00F15073" w:rsidRDefault="00FB1AA9" w:rsidP="00F1507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Arial" w:hAnsi="Arial" w:cs="Arial"/>
        </w:rPr>
      </w:pPr>
      <w:r>
        <w:fldChar w:fldCharType="begin"/>
      </w:r>
      <w:r>
        <w:instrText xml:space="preserve"> ADDIN PAPERS2_CITATIONS &lt;papers2_bibliography/&gt;</w:instrText>
      </w:r>
      <w:r>
        <w:fldChar w:fldCharType="separate"/>
      </w:r>
      <w:r w:rsidR="00F15073">
        <w:rPr>
          <w:rFonts w:ascii="Arial" w:hAnsi="Arial" w:cs="Arial"/>
        </w:rPr>
        <w:t>Alexa, A., and J. Rahnenführer. 2010. topGO: topGO: Enrichment analysis for Gene Ontology.</w:t>
      </w:r>
    </w:p>
    <w:p w14:paraId="7188DE7C" w14:textId="77777777" w:rsidR="00F15073" w:rsidRDefault="00F15073" w:rsidP="00F1507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Arial" w:hAnsi="Arial" w:cs="Arial"/>
        </w:rPr>
      </w:pPr>
      <w:r>
        <w:rPr>
          <w:rFonts w:ascii="Arial" w:hAnsi="Arial" w:cs="Arial"/>
        </w:rPr>
        <w:t>Altschul, S. F., W. Gish, W. Miller, E. W. Myers, and D. J. Lipman. 1990. Basic local alignment search tool. J Mol Biol 215:403–410.</w:t>
      </w:r>
    </w:p>
    <w:p w14:paraId="2ACC2299" w14:textId="77777777" w:rsidR="00F15073" w:rsidRDefault="00F15073" w:rsidP="00F1507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Arial" w:hAnsi="Arial" w:cs="Arial"/>
        </w:rPr>
      </w:pPr>
      <w:r>
        <w:rPr>
          <w:rFonts w:ascii="Arial" w:hAnsi="Arial" w:cs="Arial"/>
        </w:rPr>
        <w:t>Benjamini, Y., and Y. Hochberg. 1995. Controlling the False Discovery Rate: a Practical and Powerful Approach to Multiple Testing. Journal of the Royal Statistical Society Series B-Methodological 57:289–300.</w:t>
      </w:r>
    </w:p>
    <w:p w14:paraId="7458229E" w14:textId="77777777" w:rsidR="00F15073" w:rsidRDefault="00F15073" w:rsidP="00F1507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Arial" w:hAnsi="Arial" w:cs="Arial"/>
        </w:rPr>
      </w:pPr>
      <w:r>
        <w:rPr>
          <w:rFonts w:ascii="Arial" w:hAnsi="Arial" w:cs="Arial"/>
        </w:rPr>
        <w:t>Chen, Y.-A., C.-C. Lin, C.-D. Wang, H.-B. Wu, and P.-I. Hwang. 2007. An optimized procedure greatly improves EST vector contamination removal. BMC Genomics 8:416–416.</w:t>
      </w:r>
    </w:p>
    <w:p w14:paraId="7434FBD6" w14:textId="77777777" w:rsidR="00F15073" w:rsidRDefault="00F15073" w:rsidP="00F1507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Arial" w:hAnsi="Arial" w:cs="Arial"/>
        </w:rPr>
      </w:pPr>
      <w:r>
        <w:rPr>
          <w:rFonts w:ascii="Arial" w:hAnsi="Arial" w:cs="Arial"/>
        </w:rPr>
        <w:t>Cochrane, G. R., and M. Y. Galperin. 2010. The 2010 Nucleic Acids Research Database Issue and online Database Collection: a community of data resources. Nucleic Acids Research 38:D1–D4.</w:t>
      </w:r>
    </w:p>
    <w:p w14:paraId="2FAE2513" w14:textId="77777777" w:rsidR="00F15073" w:rsidRDefault="00F15073" w:rsidP="00F1507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Arial" w:hAnsi="Arial" w:cs="Arial"/>
        </w:rPr>
      </w:pPr>
      <w:r>
        <w:rPr>
          <w:rFonts w:ascii="Arial" w:hAnsi="Arial" w:cs="Arial"/>
        </w:rPr>
        <w:t>Ewing, B., and P. Green. 1998. Base-calling of automated sequencer traces using phred. II. Error probabilities. Genome Research 8:186–194.</w:t>
      </w:r>
    </w:p>
    <w:p w14:paraId="46D105C5" w14:textId="77777777" w:rsidR="00F15073" w:rsidRDefault="00F15073" w:rsidP="00F1507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Arial" w:hAnsi="Arial" w:cs="Arial"/>
        </w:rPr>
      </w:pPr>
      <w:r>
        <w:rPr>
          <w:rFonts w:ascii="Arial" w:hAnsi="Arial" w:cs="Arial"/>
        </w:rPr>
        <w:t>Götz, S., J. M. García-Gómez, J. Terol, T. D. Williams, S. H. Nagaraj, M. J. Nueda, M. Robles, M. Talón, J. Dopazo, and A. Conesa. 2008. High-throughput functional annotation and data mining with the Blast2GO suite. Nucleic Acids Research 36:3420–3435. Oxford University Press.</w:t>
      </w:r>
    </w:p>
    <w:p w14:paraId="5BD7356D" w14:textId="77777777" w:rsidR="00F15073" w:rsidRDefault="00F15073" w:rsidP="00F1507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Arial" w:hAnsi="Arial" w:cs="Arial"/>
        </w:rPr>
      </w:pPr>
      <w:r>
        <w:rPr>
          <w:rFonts w:ascii="Arial" w:hAnsi="Arial" w:cs="Arial"/>
        </w:rPr>
        <w:t>Jones, P., D. Binns, H.-Y. Chang, M. Fraser, W. Li, C. McAnulla, H. McWilliam, J. Maslen, A. Mitchell, G. Nuka, S. Pesseat, A. F. Quinn, A. Sangrador-Vegas, M. Scheremetjew, S.-Y. Yong, R. Lopez, and S. Hunter. 2014. InterProScan 5: genome-scale protein function classification. J Gerontol 30:1236–1240.</w:t>
      </w:r>
    </w:p>
    <w:p w14:paraId="6A296EC9" w14:textId="77777777" w:rsidR="00F15073" w:rsidRDefault="00F15073" w:rsidP="00F1507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Arial" w:hAnsi="Arial" w:cs="Arial"/>
        </w:rPr>
      </w:pPr>
      <w:r>
        <w:rPr>
          <w:rFonts w:ascii="Arial" w:hAnsi="Arial" w:cs="Arial"/>
        </w:rPr>
        <w:t>Kanehisa, M., and S. Goto. 2000. KEGG: kyoto encyclopedia of genes and genomes. Nucleic Acids Research 28:27–30. Oxford University Press.</w:t>
      </w:r>
    </w:p>
    <w:p w14:paraId="528C0D34" w14:textId="77777777" w:rsidR="00F15073" w:rsidRDefault="00F15073" w:rsidP="00F1507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Arial" w:hAnsi="Arial" w:cs="Arial"/>
        </w:rPr>
      </w:pPr>
      <w:r>
        <w:rPr>
          <w:rFonts w:ascii="Arial" w:hAnsi="Arial" w:cs="Arial"/>
        </w:rPr>
        <w:t>Mi, G., Y. Di, S. Emerson, J. S. Cumbie, and J. H. Chang. 2012. Length bias correction in gene ontology enrichment analysis using logistic regression. PLoS ONE 7:e46128–e46128.</w:t>
      </w:r>
    </w:p>
    <w:p w14:paraId="61E36B37" w14:textId="77777777" w:rsidR="00F15073" w:rsidRDefault="00F15073" w:rsidP="00F1507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Arial" w:hAnsi="Arial" w:cs="Arial"/>
        </w:rPr>
      </w:pPr>
      <w:r>
        <w:rPr>
          <w:rFonts w:ascii="Arial" w:hAnsi="Arial" w:cs="Arial"/>
        </w:rPr>
        <w:t>Pérez, F., and B. E. Granger. 2007. IPython: A System for Interactive Scientific Computing. Comput. Sci. Eng. 9:21–29. IEEE.</w:t>
      </w:r>
    </w:p>
    <w:p w14:paraId="6C950953" w14:textId="77777777" w:rsidR="00F15073" w:rsidRDefault="00F15073" w:rsidP="00F1507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Arial" w:hAnsi="Arial" w:cs="Arial"/>
        </w:rPr>
      </w:pPr>
      <w:r>
        <w:rPr>
          <w:rFonts w:ascii="Arial" w:hAnsi="Arial" w:cs="Arial"/>
        </w:rPr>
        <w:t>Romualdi, C., S. Bortoluzzi, and F. d'Alessi. 2003. IDEG6: a web tool for detection of differentially expressed genes in multiple tag sampling experiments. Physiological ….</w:t>
      </w:r>
    </w:p>
    <w:p w14:paraId="2C93A805" w14:textId="77777777" w:rsidR="00F15073" w:rsidRDefault="00F15073" w:rsidP="00F1507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Arial" w:hAnsi="Arial" w:cs="Arial"/>
        </w:rPr>
      </w:pPr>
      <w:r>
        <w:rPr>
          <w:rFonts w:ascii="Arial" w:hAnsi="Arial" w:cs="Arial"/>
        </w:rPr>
        <w:t>Storey, J. D., and R. Tibshirani. 2003. Statistical significance for genomewide studies. Proceedings of the National Academy of Sciences 100:9440–9445.</w:t>
      </w:r>
    </w:p>
    <w:p w14:paraId="37A18CD4" w14:textId="77777777" w:rsidR="00F15073" w:rsidRDefault="00F15073" w:rsidP="00F1507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Arial" w:hAnsi="Arial" w:cs="Arial"/>
        </w:rPr>
      </w:pPr>
      <w:r>
        <w:rPr>
          <w:rFonts w:ascii="Arial" w:hAnsi="Arial" w:cs="Arial"/>
        </w:rPr>
        <w:t>Zheng, Y., L. Zhao, J. Gao, and Z. Fei. 2011. iAssembler: a package for de novo assembly of Roche-454/Sanger transcriptome sequences. BMC Bioinformatics 12:453–453. BioMed Central Ltd.</w:t>
      </w:r>
    </w:p>
    <w:p w14:paraId="28DD8679" w14:textId="14BF28D8" w:rsidR="00EE6FCD" w:rsidRDefault="00FB1AA9" w:rsidP="00F1507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pPr>
      <w:r>
        <w:fldChar w:fldCharType="end"/>
      </w:r>
    </w:p>
    <w:p w14:paraId="06499FEC" w14:textId="6D5A9A63" w:rsidR="009F17E7" w:rsidRDefault="009F17E7">
      <w:pPr>
        <w:spacing w:line="240" w:lineRule="auto"/>
      </w:pPr>
      <w:r>
        <w:br w:type="page"/>
      </w:r>
    </w:p>
    <w:p w14:paraId="1340537B" w14:textId="378547AA" w:rsidR="00EC4CE5" w:rsidRDefault="00EC4CE5" w:rsidP="00EC4CE5">
      <w:pPr>
        <w:pStyle w:val="Heading2"/>
      </w:pPr>
      <w:r>
        <w:t>Supplemental Information</w:t>
      </w:r>
    </w:p>
    <w:p w14:paraId="35B857B8" w14:textId="5C563930" w:rsidR="00D91461" w:rsidRDefault="00D91461" w:rsidP="00D91461">
      <w:pPr>
        <w:pStyle w:val="Heading3"/>
      </w:pPr>
      <w:r>
        <w:t>Figures</w:t>
      </w:r>
    </w:p>
    <w:p w14:paraId="5616559A" w14:textId="6903201E" w:rsidR="00D91461" w:rsidRDefault="00C87F2F" w:rsidP="00D91461">
      <w:pPr>
        <w:keepNext/>
      </w:pPr>
      <w:r>
        <w:rPr>
          <w:noProof/>
        </w:rPr>
        <w:drawing>
          <wp:inline distT="0" distB="0" distL="0" distR="0" wp14:anchorId="1B1797AA" wp14:editId="4958A6C8">
            <wp:extent cx="5933440" cy="4683760"/>
            <wp:effectExtent l="0" t="0" r="10160" b="0"/>
            <wp:docPr id="13" name="Picture 13" descr="Macintosh HD:Users:chris:Dropbox:Documents:science:postdoc:papers:black_spruce:pie_M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chris:Dropbox:Documents:science:postdoc:papers:black_spruce:pie_MF.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3440" cy="4683760"/>
                    </a:xfrm>
                    <a:prstGeom prst="rect">
                      <a:avLst/>
                    </a:prstGeom>
                    <a:noFill/>
                    <a:ln>
                      <a:noFill/>
                    </a:ln>
                  </pic:spPr>
                </pic:pic>
              </a:graphicData>
            </a:graphic>
          </wp:inline>
        </w:drawing>
      </w:r>
    </w:p>
    <w:p w14:paraId="31DECF63" w14:textId="355E7599" w:rsidR="00D91461" w:rsidRDefault="00D91461" w:rsidP="00D91461">
      <w:pPr>
        <w:pStyle w:val="Caption"/>
      </w:pPr>
      <w:bookmarkStart w:id="298" w:name="_Ref292979838"/>
      <w:r>
        <w:t xml:space="preserve">Supplemental Figure </w:t>
      </w:r>
      <w:fldSimple w:instr=" SEQ Supplemental_Figure \* ARABIC ">
        <w:r w:rsidR="00416773">
          <w:rPr>
            <w:noProof/>
          </w:rPr>
          <w:t>1</w:t>
        </w:r>
      </w:fldSimple>
      <w:bookmarkEnd w:id="298"/>
      <w:r>
        <w:t>:</w:t>
      </w:r>
      <w:r w:rsidRPr="00D91461">
        <w:t xml:space="preserve"> </w:t>
      </w:r>
      <w:r>
        <w:t>GO terms describing enrichment from the MF ontology.  All significant terms are included, p &lt; 0.05 (*)  and q &lt; 0.05 (**).  The number in parentheses at the top of each chart represents the number of unique unigenes represented in the data, while the number at each term is the number of unigenes assigned to that term.</w:t>
      </w:r>
    </w:p>
    <w:p w14:paraId="29A39FD3" w14:textId="77777777" w:rsidR="00E72C7B" w:rsidRDefault="00E72C7B" w:rsidP="00E72C7B">
      <w:pPr>
        <w:keepNext/>
      </w:pPr>
      <w:r>
        <w:rPr>
          <w:noProof/>
        </w:rPr>
        <w:drawing>
          <wp:inline distT="0" distB="0" distL="0" distR="0" wp14:anchorId="29561BFC" wp14:editId="7CD88D67">
            <wp:extent cx="5933440" cy="5902960"/>
            <wp:effectExtent l="0" t="0" r="10160" b="0"/>
            <wp:docPr id="7" name="Picture 7" descr="Macintosh HD:Users:chris:Dropbox:Documents:science:postdoc:papers:black_spruce:pie_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hris:Dropbox:Documents:science:postdoc:papers:black_spruce:pie_CC.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3440" cy="5902960"/>
                    </a:xfrm>
                    <a:prstGeom prst="rect">
                      <a:avLst/>
                    </a:prstGeom>
                    <a:noFill/>
                    <a:ln>
                      <a:noFill/>
                    </a:ln>
                  </pic:spPr>
                </pic:pic>
              </a:graphicData>
            </a:graphic>
          </wp:inline>
        </w:drawing>
      </w:r>
    </w:p>
    <w:p w14:paraId="5CBD1186" w14:textId="0ED648BD" w:rsidR="00D91461" w:rsidRPr="00D91461" w:rsidRDefault="00E72C7B" w:rsidP="00E72C7B">
      <w:pPr>
        <w:pStyle w:val="Caption"/>
      </w:pPr>
      <w:bookmarkStart w:id="299" w:name="_Ref292979849"/>
      <w:r>
        <w:t xml:space="preserve">Supplemental Figure </w:t>
      </w:r>
      <w:fldSimple w:instr=" SEQ Supplemental_Figure \* ARABIC ">
        <w:r w:rsidR="00416773">
          <w:rPr>
            <w:noProof/>
          </w:rPr>
          <w:t>2</w:t>
        </w:r>
      </w:fldSimple>
      <w:bookmarkEnd w:id="299"/>
      <w:r>
        <w:t xml:space="preserve">: </w:t>
      </w:r>
      <w:r w:rsidRPr="00E72C7B">
        <w:t>GO terms describin</w:t>
      </w:r>
      <w:r>
        <w:t xml:space="preserve">g enrichment from the CC </w:t>
      </w:r>
      <w:r w:rsidRPr="00E72C7B">
        <w:t>ontology.  All significant terms are included, p &lt; 0.05 (*)  and q &lt; 0.05 (**).  The number in parentheses at the top of each chart represents the number of unique unigenes represented in the data, while the number at each term is the number of unigenes assigned to that term.</w:t>
      </w:r>
    </w:p>
    <w:p w14:paraId="7B3FF564" w14:textId="77777777" w:rsidR="00543430" w:rsidRDefault="00543430">
      <w:pPr>
        <w:spacing w:line="240" w:lineRule="auto"/>
        <w:rPr>
          <w:rFonts w:ascii="Arial" w:eastAsiaTheme="majorEastAsia" w:hAnsi="Arial" w:cstheme="majorBidi"/>
          <w:b/>
          <w:bCs/>
          <w:color w:val="000000" w:themeColor="text1"/>
        </w:rPr>
      </w:pPr>
      <w:r>
        <w:br w:type="page"/>
      </w:r>
    </w:p>
    <w:p w14:paraId="298F7B7F" w14:textId="3BE5D598" w:rsidR="00D91461" w:rsidRPr="00D91461" w:rsidRDefault="00D91461" w:rsidP="00D91461">
      <w:pPr>
        <w:pStyle w:val="Heading3"/>
      </w:pPr>
      <w:r>
        <w:t>Tables</w:t>
      </w:r>
    </w:p>
    <w:p w14:paraId="48BF81C4" w14:textId="02583F12" w:rsidR="00112315" w:rsidRDefault="00112315" w:rsidP="00112315">
      <w:pPr>
        <w:pStyle w:val="Caption"/>
        <w:keepNext/>
      </w:pPr>
      <w:bookmarkStart w:id="300" w:name="_Ref290817561"/>
      <w:r>
        <w:t xml:space="preserve">Supplemental Table </w:t>
      </w:r>
      <w:fldSimple w:instr=" SEQ Supplemental_Table \* ARABIC ">
        <w:r w:rsidR="00416773">
          <w:rPr>
            <w:noProof/>
          </w:rPr>
          <w:t>1</w:t>
        </w:r>
      </w:fldSimple>
      <w:bookmarkEnd w:id="300"/>
      <w:r>
        <w:t xml:space="preserve">: GO terms associated with </w:t>
      </w:r>
      <w:r w:rsidR="004A5A61">
        <w:t>DE</w:t>
      </w:r>
      <w:r>
        <w:t xml:space="preserve"> cambium genes</w:t>
      </w:r>
      <w:r w:rsidR="002601D9">
        <w:t xml:space="preserve"> with counts in each tissue.</w:t>
      </w:r>
    </w:p>
    <w:tbl>
      <w:tblPr>
        <w:tblW w:w="9285" w:type="dxa"/>
        <w:tblLayout w:type="fixed"/>
        <w:tblCellMar>
          <w:left w:w="0" w:type="dxa"/>
          <w:right w:w="0" w:type="dxa"/>
        </w:tblCellMar>
        <w:tblLook w:val="04A0" w:firstRow="1" w:lastRow="0" w:firstColumn="1" w:lastColumn="0" w:noHBand="0" w:noVBand="1"/>
      </w:tblPr>
      <w:tblGrid>
        <w:gridCol w:w="1122"/>
        <w:gridCol w:w="5283"/>
        <w:gridCol w:w="1800"/>
        <w:gridCol w:w="1080"/>
      </w:tblGrid>
      <w:tr w:rsidR="003B0750" w14:paraId="02D86716" w14:textId="77777777" w:rsidTr="003B0750">
        <w:trPr>
          <w:trHeight w:val="300"/>
        </w:trPr>
        <w:tc>
          <w:tcPr>
            <w:tcW w:w="1122" w:type="dxa"/>
            <w:tcBorders>
              <w:bottom w:val="single" w:sz="4" w:space="0" w:color="auto"/>
            </w:tcBorders>
            <w:shd w:val="clear" w:color="auto" w:fill="auto"/>
            <w:noWrap/>
            <w:tcMar>
              <w:top w:w="15" w:type="dxa"/>
              <w:left w:w="15" w:type="dxa"/>
              <w:bottom w:w="0" w:type="dxa"/>
              <w:right w:w="15" w:type="dxa"/>
            </w:tcMar>
            <w:vAlign w:val="bottom"/>
            <w:hideMark/>
          </w:tcPr>
          <w:p w14:paraId="15A244C5" w14:textId="374ABA8B" w:rsidR="003B0750" w:rsidRPr="002601D9" w:rsidRDefault="003B0750" w:rsidP="002601D9">
            <w:pPr>
              <w:rPr>
                <w:b/>
              </w:rPr>
            </w:pPr>
            <w:r w:rsidRPr="002601D9">
              <w:rPr>
                <w:b/>
              </w:rPr>
              <w:t>Unigene</w:t>
            </w:r>
          </w:p>
        </w:tc>
        <w:tc>
          <w:tcPr>
            <w:tcW w:w="5283" w:type="dxa"/>
            <w:tcBorders>
              <w:bottom w:val="single" w:sz="4" w:space="0" w:color="auto"/>
            </w:tcBorders>
            <w:vAlign w:val="bottom"/>
          </w:tcPr>
          <w:p w14:paraId="38ED5432" w14:textId="2D404AFC" w:rsidR="003B0750" w:rsidRPr="002601D9" w:rsidRDefault="003B0750" w:rsidP="003B0750">
            <w:pPr>
              <w:rPr>
                <w:b/>
              </w:rPr>
            </w:pPr>
            <w:r w:rsidRPr="002601D9">
              <w:rPr>
                <w:b/>
              </w:rPr>
              <w:t>GO Terms</w:t>
            </w:r>
          </w:p>
        </w:tc>
        <w:tc>
          <w:tcPr>
            <w:tcW w:w="1800" w:type="dxa"/>
            <w:tcBorders>
              <w:bottom w:val="single" w:sz="4" w:space="0" w:color="auto"/>
            </w:tcBorders>
            <w:shd w:val="clear" w:color="auto" w:fill="auto"/>
            <w:noWrap/>
            <w:tcMar>
              <w:top w:w="15" w:type="dxa"/>
              <w:left w:w="15" w:type="dxa"/>
              <w:bottom w:w="0" w:type="dxa"/>
              <w:right w:w="15" w:type="dxa"/>
            </w:tcMar>
            <w:vAlign w:val="bottom"/>
            <w:hideMark/>
          </w:tcPr>
          <w:p w14:paraId="0D34F9B5" w14:textId="32AD2EE8" w:rsidR="003B0750" w:rsidRPr="002601D9" w:rsidRDefault="003B0750" w:rsidP="002601D9">
            <w:pPr>
              <w:jc w:val="right"/>
              <w:rPr>
                <w:b/>
              </w:rPr>
            </w:pPr>
            <w:r w:rsidRPr="002601D9">
              <w:rPr>
                <w:b/>
              </w:rPr>
              <w:t>Cambium</w:t>
            </w:r>
          </w:p>
        </w:tc>
        <w:tc>
          <w:tcPr>
            <w:tcW w:w="1080" w:type="dxa"/>
            <w:tcBorders>
              <w:bottom w:val="single" w:sz="4" w:space="0" w:color="auto"/>
            </w:tcBorders>
            <w:shd w:val="clear" w:color="auto" w:fill="auto"/>
            <w:noWrap/>
            <w:tcMar>
              <w:top w:w="15" w:type="dxa"/>
              <w:left w:w="15" w:type="dxa"/>
              <w:bottom w:w="0" w:type="dxa"/>
              <w:right w:w="15" w:type="dxa"/>
            </w:tcMar>
            <w:vAlign w:val="bottom"/>
            <w:hideMark/>
          </w:tcPr>
          <w:p w14:paraId="445C5AD0" w14:textId="31106071" w:rsidR="003B0750" w:rsidRPr="002601D9" w:rsidRDefault="003B0750" w:rsidP="002601D9">
            <w:pPr>
              <w:jc w:val="right"/>
              <w:rPr>
                <w:b/>
              </w:rPr>
            </w:pPr>
            <w:r w:rsidRPr="002601D9">
              <w:rPr>
                <w:b/>
              </w:rPr>
              <w:t>Needle</w:t>
            </w:r>
          </w:p>
        </w:tc>
      </w:tr>
      <w:tr w:rsidR="003B0750" w14:paraId="75ECD09B" w14:textId="77777777" w:rsidTr="003B0750">
        <w:trPr>
          <w:trHeight w:val="300"/>
        </w:trPr>
        <w:tc>
          <w:tcPr>
            <w:tcW w:w="1122" w:type="dxa"/>
            <w:tcBorders>
              <w:top w:val="single" w:sz="4" w:space="0" w:color="auto"/>
            </w:tcBorders>
            <w:shd w:val="clear" w:color="auto" w:fill="auto"/>
            <w:noWrap/>
            <w:tcMar>
              <w:top w:w="15" w:type="dxa"/>
              <w:left w:w="15" w:type="dxa"/>
              <w:bottom w:w="0" w:type="dxa"/>
              <w:right w:w="15" w:type="dxa"/>
            </w:tcMar>
            <w:vAlign w:val="bottom"/>
            <w:hideMark/>
          </w:tcPr>
          <w:p w14:paraId="42F76F0A" w14:textId="77777777" w:rsidR="003B0750" w:rsidRDefault="003B0750" w:rsidP="002601D9">
            <w:r>
              <w:t>UN0192</w:t>
            </w:r>
          </w:p>
        </w:tc>
        <w:tc>
          <w:tcPr>
            <w:tcW w:w="5283" w:type="dxa"/>
            <w:tcBorders>
              <w:top w:val="single" w:sz="4" w:space="0" w:color="auto"/>
            </w:tcBorders>
            <w:vAlign w:val="bottom"/>
          </w:tcPr>
          <w:p w14:paraId="0BADE61C" w14:textId="1689787F" w:rsidR="003B0750" w:rsidRDefault="003B0750" w:rsidP="003B0750">
            <w:r>
              <w:t>GO:0046872</w:t>
            </w:r>
          </w:p>
        </w:tc>
        <w:tc>
          <w:tcPr>
            <w:tcW w:w="1800" w:type="dxa"/>
            <w:tcBorders>
              <w:top w:val="single" w:sz="4" w:space="0" w:color="auto"/>
            </w:tcBorders>
            <w:shd w:val="clear" w:color="auto" w:fill="auto"/>
            <w:noWrap/>
            <w:tcMar>
              <w:top w:w="15" w:type="dxa"/>
              <w:left w:w="15" w:type="dxa"/>
              <w:bottom w:w="0" w:type="dxa"/>
              <w:right w:w="15" w:type="dxa"/>
            </w:tcMar>
            <w:vAlign w:val="bottom"/>
            <w:hideMark/>
          </w:tcPr>
          <w:p w14:paraId="296BA761" w14:textId="03C3DACF" w:rsidR="003B0750" w:rsidRDefault="003B0750" w:rsidP="002601D9">
            <w:pPr>
              <w:jc w:val="right"/>
            </w:pPr>
            <w:r>
              <w:t>30</w:t>
            </w:r>
          </w:p>
        </w:tc>
        <w:tc>
          <w:tcPr>
            <w:tcW w:w="1080" w:type="dxa"/>
            <w:tcBorders>
              <w:top w:val="single" w:sz="4" w:space="0" w:color="auto"/>
            </w:tcBorders>
            <w:shd w:val="clear" w:color="auto" w:fill="auto"/>
            <w:noWrap/>
            <w:tcMar>
              <w:top w:w="15" w:type="dxa"/>
              <w:left w:w="15" w:type="dxa"/>
              <w:bottom w:w="0" w:type="dxa"/>
              <w:right w:w="15" w:type="dxa"/>
            </w:tcMar>
            <w:vAlign w:val="bottom"/>
            <w:hideMark/>
          </w:tcPr>
          <w:p w14:paraId="22010F6E" w14:textId="77777777" w:rsidR="003B0750" w:rsidRDefault="003B0750" w:rsidP="002601D9">
            <w:pPr>
              <w:jc w:val="right"/>
            </w:pPr>
            <w:r>
              <w:t>0</w:t>
            </w:r>
          </w:p>
        </w:tc>
      </w:tr>
      <w:tr w:rsidR="003B0750" w14:paraId="031709D0" w14:textId="77777777" w:rsidTr="003B0750">
        <w:trPr>
          <w:trHeight w:val="2760"/>
        </w:trPr>
        <w:tc>
          <w:tcPr>
            <w:tcW w:w="1122" w:type="dxa"/>
            <w:shd w:val="clear" w:color="auto" w:fill="auto"/>
            <w:noWrap/>
            <w:tcMar>
              <w:top w:w="15" w:type="dxa"/>
              <w:left w:w="15" w:type="dxa"/>
              <w:bottom w:w="0" w:type="dxa"/>
              <w:right w:w="15" w:type="dxa"/>
            </w:tcMar>
            <w:hideMark/>
          </w:tcPr>
          <w:p w14:paraId="190BC5A5" w14:textId="77777777" w:rsidR="003B0750" w:rsidRDefault="003B0750" w:rsidP="002601D9">
            <w:r>
              <w:t>UN0193</w:t>
            </w:r>
          </w:p>
        </w:tc>
        <w:tc>
          <w:tcPr>
            <w:tcW w:w="5283" w:type="dxa"/>
          </w:tcPr>
          <w:p w14:paraId="32E05689" w14:textId="77777777" w:rsidR="003B0750" w:rsidRDefault="003B0750" w:rsidP="003B0750">
            <w:r>
              <w:t>GO:0005759,GO:0005829,GO:0009507,GO:0004471,GO:0004473,GO:0005524,GO:0008270,GO:0008948,GO:0016652,GO:0042803,GO:0050897,GO:0051287,GO:0006094,GO:0006096,GO:0006108,GO:0006833,GO:0006972,GO:0007010,GO:0007030,GO:0009266,</w:t>
            </w:r>
          </w:p>
          <w:p w14:paraId="18EF4C61" w14:textId="63649AA9" w:rsidR="003B0750" w:rsidRDefault="003B0750" w:rsidP="003B0750">
            <w:r>
              <w:t>GO:0009651,GO:0009827,GO:0009860,GO:0010498,GO:0046686,GO:0051260,GO:0006099,GO:0015976,GO:0006525,GO:0006560</w:t>
            </w:r>
          </w:p>
        </w:tc>
        <w:tc>
          <w:tcPr>
            <w:tcW w:w="1800" w:type="dxa"/>
            <w:shd w:val="clear" w:color="auto" w:fill="auto"/>
            <w:noWrap/>
            <w:tcMar>
              <w:top w:w="15" w:type="dxa"/>
              <w:left w:w="15" w:type="dxa"/>
              <w:bottom w:w="0" w:type="dxa"/>
              <w:right w:w="15" w:type="dxa"/>
            </w:tcMar>
            <w:hideMark/>
          </w:tcPr>
          <w:p w14:paraId="73A9FDD1" w14:textId="29616869" w:rsidR="003B0750" w:rsidRDefault="003B0750" w:rsidP="002601D9">
            <w:pPr>
              <w:jc w:val="right"/>
            </w:pPr>
            <w:r>
              <w:t>21</w:t>
            </w:r>
          </w:p>
        </w:tc>
        <w:tc>
          <w:tcPr>
            <w:tcW w:w="1080" w:type="dxa"/>
            <w:shd w:val="clear" w:color="auto" w:fill="auto"/>
            <w:noWrap/>
            <w:tcMar>
              <w:top w:w="15" w:type="dxa"/>
              <w:left w:w="15" w:type="dxa"/>
              <w:bottom w:w="0" w:type="dxa"/>
              <w:right w:w="15" w:type="dxa"/>
            </w:tcMar>
            <w:hideMark/>
          </w:tcPr>
          <w:p w14:paraId="5B7B2194" w14:textId="77777777" w:rsidR="003B0750" w:rsidRDefault="003B0750" w:rsidP="002601D9">
            <w:pPr>
              <w:jc w:val="right"/>
            </w:pPr>
            <w:r>
              <w:t>0</w:t>
            </w:r>
          </w:p>
        </w:tc>
      </w:tr>
      <w:tr w:rsidR="003B0750" w14:paraId="74845C13" w14:textId="77777777" w:rsidTr="003B0750">
        <w:trPr>
          <w:trHeight w:val="300"/>
        </w:trPr>
        <w:tc>
          <w:tcPr>
            <w:tcW w:w="1122" w:type="dxa"/>
            <w:shd w:val="clear" w:color="auto" w:fill="auto"/>
            <w:noWrap/>
            <w:tcMar>
              <w:top w:w="15" w:type="dxa"/>
              <w:left w:w="15" w:type="dxa"/>
              <w:bottom w:w="0" w:type="dxa"/>
              <w:right w:w="15" w:type="dxa"/>
            </w:tcMar>
            <w:vAlign w:val="bottom"/>
            <w:hideMark/>
          </w:tcPr>
          <w:p w14:paraId="25E029E2" w14:textId="77777777" w:rsidR="003B0750" w:rsidRDefault="003B0750" w:rsidP="002601D9">
            <w:r>
              <w:t>UN0214</w:t>
            </w:r>
          </w:p>
        </w:tc>
        <w:tc>
          <w:tcPr>
            <w:tcW w:w="5283" w:type="dxa"/>
          </w:tcPr>
          <w:p w14:paraId="72892F6D" w14:textId="258E3DE2" w:rsidR="003B0750" w:rsidRDefault="003B0750" w:rsidP="003B0750">
            <w:r>
              <w:t>GO:0006950,GO:0009415</w:t>
            </w:r>
          </w:p>
        </w:tc>
        <w:tc>
          <w:tcPr>
            <w:tcW w:w="1800" w:type="dxa"/>
            <w:shd w:val="clear" w:color="auto" w:fill="auto"/>
            <w:noWrap/>
            <w:tcMar>
              <w:top w:w="15" w:type="dxa"/>
              <w:left w:w="15" w:type="dxa"/>
              <w:bottom w:w="0" w:type="dxa"/>
              <w:right w:w="15" w:type="dxa"/>
            </w:tcMar>
            <w:vAlign w:val="bottom"/>
            <w:hideMark/>
          </w:tcPr>
          <w:p w14:paraId="23B39B39" w14:textId="2F51DC9D" w:rsidR="003B0750" w:rsidRDefault="003B0750" w:rsidP="002601D9">
            <w:pPr>
              <w:jc w:val="right"/>
            </w:pPr>
            <w:r>
              <w:t>32</w:t>
            </w:r>
          </w:p>
        </w:tc>
        <w:tc>
          <w:tcPr>
            <w:tcW w:w="1080" w:type="dxa"/>
            <w:shd w:val="clear" w:color="auto" w:fill="auto"/>
            <w:noWrap/>
            <w:tcMar>
              <w:top w:w="15" w:type="dxa"/>
              <w:left w:w="15" w:type="dxa"/>
              <w:bottom w:w="0" w:type="dxa"/>
              <w:right w:w="15" w:type="dxa"/>
            </w:tcMar>
            <w:vAlign w:val="bottom"/>
            <w:hideMark/>
          </w:tcPr>
          <w:p w14:paraId="3C569533" w14:textId="77777777" w:rsidR="003B0750" w:rsidRDefault="003B0750" w:rsidP="002601D9">
            <w:pPr>
              <w:jc w:val="right"/>
            </w:pPr>
            <w:r>
              <w:t>0</w:t>
            </w:r>
          </w:p>
        </w:tc>
      </w:tr>
      <w:tr w:rsidR="003B0750" w14:paraId="03F4DA51" w14:textId="77777777" w:rsidTr="003B0750">
        <w:trPr>
          <w:trHeight w:val="300"/>
        </w:trPr>
        <w:tc>
          <w:tcPr>
            <w:tcW w:w="1122" w:type="dxa"/>
            <w:shd w:val="clear" w:color="auto" w:fill="auto"/>
            <w:noWrap/>
            <w:tcMar>
              <w:top w:w="15" w:type="dxa"/>
              <w:left w:w="15" w:type="dxa"/>
              <w:bottom w:w="0" w:type="dxa"/>
              <w:right w:w="15" w:type="dxa"/>
            </w:tcMar>
            <w:vAlign w:val="bottom"/>
            <w:hideMark/>
          </w:tcPr>
          <w:p w14:paraId="14CD3B38" w14:textId="77777777" w:rsidR="003B0750" w:rsidRDefault="003B0750" w:rsidP="002601D9">
            <w:r>
              <w:t>UN0215</w:t>
            </w:r>
          </w:p>
        </w:tc>
        <w:tc>
          <w:tcPr>
            <w:tcW w:w="5283" w:type="dxa"/>
          </w:tcPr>
          <w:p w14:paraId="126AB9CC" w14:textId="5CE8BD93" w:rsidR="003B0750" w:rsidRDefault="003B0750" w:rsidP="003B0750">
            <w:r>
              <w:t>GO:0015035,GO:0006662,GO:0045454,GO:0006118</w:t>
            </w:r>
          </w:p>
        </w:tc>
        <w:tc>
          <w:tcPr>
            <w:tcW w:w="1800" w:type="dxa"/>
            <w:shd w:val="clear" w:color="auto" w:fill="auto"/>
            <w:noWrap/>
            <w:tcMar>
              <w:top w:w="15" w:type="dxa"/>
              <w:left w:w="15" w:type="dxa"/>
              <w:bottom w:w="0" w:type="dxa"/>
              <w:right w:w="15" w:type="dxa"/>
            </w:tcMar>
            <w:vAlign w:val="bottom"/>
            <w:hideMark/>
          </w:tcPr>
          <w:p w14:paraId="20657FA1" w14:textId="13ED51E0" w:rsidR="003B0750" w:rsidRDefault="003B0750" w:rsidP="002601D9">
            <w:pPr>
              <w:jc w:val="right"/>
            </w:pPr>
            <w:r>
              <w:t>20</w:t>
            </w:r>
          </w:p>
        </w:tc>
        <w:tc>
          <w:tcPr>
            <w:tcW w:w="1080" w:type="dxa"/>
            <w:shd w:val="clear" w:color="auto" w:fill="auto"/>
            <w:noWrap/>
            <w:tcMar>
              <w:top w:w="15" w:type="dxa"/>
              <w:left w:w="15" w:type="dxa"/>
              <w:bottom w:w="0" w:type="dxa"/>
              <w:right w:w="15" w:type="dxa"/>
            </w:tcMar>
            <w:vAlign w:val="bottom"/>
            <w:hideMark/>
          </w:tcPr>
          <w:p w14:paraId="70DE0460" w14:textId="77777777" w:rsidR="003B0750" w:rsidRDefault="003B0750" w:rsidP="002601D9">
            <w:pPr>
              <w:jc w:val="right"/>
            </w:pPr>
            <w:r>
              <w:t>0</w:t>
            </w:r>
          </w:p>
        </w:tc>
      </w:tr>
      <w:tr w:rsidR="003B0750" w14:paraId="6A37D4CF" w14:textId="77777777" w:rsidTr="003B0750">
        <w:trPr>
          <w:trHeight w:val="300"/>
        </w:trPr>
        <w:tc>
          <w:tcPr>
            <w:tcW w:w="1122" w:type="dxa"/>
            <w:shd w:val="clear" w:color="auto" w:fill="auto"/>
            <w:noWrap/>
            <w:tcMar>
              <w:top w:w="15" w:type="dxa"/>
              <w:left w:w="15" w:type="dxa"/>
              <w:bottom w:w="0" w:type="dxa"/>
              <w:right w:w="15" w:type="dxa"/>
            </w:tcMar>
            <w:vAlign w:val="bottom"/>
            <w:hideMark/>
          </w:tcPr>
          <w:p w14:paraId="6367FA97" w14:textId="77777777" w:rsidR="003B0750" w:rsidRDefault="003B0750" w:rsidP="002601D9">
            <w:r>
              <w:t>UN0228</w:t>
            </w:r>
          </w:p>
        </w:tc>
        <w:tc>
          <w:tcPr>
            <w:tcW w:w="5283" w:type="dxa"/>
          </w:tcPr>
          <w:p w14:paraId="2DB5FB73" w14:textId="67BD8C43" w:rsidR="003B0750" w:rsidRDefault="003B0750" w:rsidP="003B0750">
            <w:r>
              <w:t>GO:0008289,GO:0006869</w:t>
            </w:r>
          </w:p>
        </w:tc>
        <w:tc>
          <w:tcPr>
            <w:tcW w:w="1800" w:type="dxa"/>
            <w:shd w:val="clear" w:color="auto" w:fill="auto"/>
            <w:noWrap/>
            <w:tcMar>
              <w:top w:w="15" w:type="dxa"/>
              <w:left w:w="15" w:type="dxa"/>
              <w:bottom w:w="0" w:type="dxa"/>
              <w:right w:w="15" w:type="dxa"/>
            </w:tcMar>
            <w:vAlign w:val="bottom"/>
            <w:hideMark/>
          </w:tcPr>
          <w:p w14:paraId="2705504B" w14:textId="23667C29" w:rsidR="003B0750" w:rsidRDefault="003B0750" w:rsidP="002601D9">
            <w:pPr>
              <w:jc w:val="right"/>
            </w:pPr>
            <w:r>
              <w:t>14</w:t>
            </w:r>
          </w:p>
        </w:tc>
        <w:tc>
          <w:tcPr>
            <w:tcW w:w="1080" w:type="dxa"/>
            <w:shd w:val="clear" w:color="auto" w:fill="auto"/>
            <w:noWrap/>
            <w:tcMar>
              <w:top w:w="15" w:type="dxa"/>
              <w:left w:w="15" w:type="dxa"/>
              <w:bottom w:w="0" w:type="dxa"/>
              <w:right w:w="15" w:type="dxa"/>
            </w:tcMar>
            <w:vAlign w:val="bottom"/>
            <w:hideMark/>
          </w:tcPr>
          <w:p w14:paraId="11E61422" w14:textId="77777777" w:rsidR="003B0750" w:rsidRDefault="003B0750" w:rsidP="002601D9">
            <w:pPr>
              <w:jc w:val="right"/>
            </w:pPr>
            <w:r>
              <w:t>0</w:t>
            </w:r>
          </w:p>
        </w:tc>
      </w:tr>
      <w:tr w:rsidR="003B0750" w14:paraId="16F01A73" w14:textId="77777777" w:rsidTr="003B0750">
        <w:trPr>
          <w:trHeight w:val="300"/>
        </w:trPr>
        <w:tc>
          <w:tcPr>
            <w:tcW w:w="1122" w:type="dxa"/>
            <w:shd w:val="clear" w:color="auto" w:fill="auto"/>
            <w:noWrap/>
            <w:tcMar>
              <w:top w:w="15" w:type="dxa"/>
              <w:left w:w="15" w:type="dxa"/>
              <w:bottom w:w="0" w:type="dxa"/>
              <w:right w:w="15" w:type="dxa"/>
            </w:tcMar>
            <w:vAlign w:val="bottom"/>
            <w:hideMark/>
          </w:tcPr>
          <w:p w14:paraId="7AEBEBBA" w14:textId="77777777" w:rsidR="003B0750" w:rsidRDefault="003B0750" w:rsidP="002601D9">
            <w:r>
              <w:t>UN0283</w:t>
            </w:r>
          </w:p>
        </w:tc>
        <w:tc>
          <w:tcPr>
            <w:tcW w:w="5283" w:type="dxa"/>
          </w:tcPr>
          <w:p w14:paraId="6DD764C9" w14:textId="6DBADAB3" w:rsidR="003B0750" w:rsidRDefault="003B0750" w:rsidP="003B0750">
            <w:r>
              <w:t>GO:0006950,GO:0009415</w:t>
            </w:r>
          </w:p>
        </w:tc>
        <w:tc>
          <w:tcPr>
            <w:tcW w:w="1800" w:type="dxa"/>
            <w:shd w:val="clear" w:color="auto" w:fill="auto"/>
            <w:noWrap/>
            <w:tcMar>
              <w:top w:w="15" w:type="dxa"/>
              <w:left w:w="15" w:type="dxa"/>
              <w:bottom w:w="0" w:type="dxa"/>
              <w:right w:w="15" w:type="dxa"/>
            </w:tcMar>
            <w:vAlign w:val="bottom"/>
            <w:hideMark/>
          </w:tcPr>
          <w:p w14:paraId="47BF394D" w14:textId="397C3A5A" w:rsidR="003B0750" w:rsidRDefault="003B0750" w:rsidP="002601D9">
            <w:pPr>
              <w:jc w:val="right"/>
            </w:pPr>
            <w:r>
              <w:t>38</w:t>
            </w:r>
          </w:p>
        </w:tc>
        <w:tc>
          <w:tcPr>
            <w:tcW w:w="1080" w:type="dxa"/>
            <w:shd w:val="clear" w:color="auto" w:fill="auto"/>
            <w:noWrap/>
            <w:tcMar>
              <w:top w:w="15" w:type="dxa"/>
              <w:left w:w="15" w:type="dxa"/>
              <w:bottom w:w="0" w:type="dxa"/>
              <w:right w:w="15" w:type="dxa"/>
            </w:tcMar>
            <w:vAlign w:val="bottom"/>
            <w:hideMark/>
          </w:tcPr>
          <w:p w14:paraId="0E062D32" w14:textId="77777777" w:rsidR="003B0750" w:rsidRDefault="003B0750" w:rsidP="002601D9">
            <w:pPr>
              <w:jc w:val="right"/>
            </w:pPr>
            <w:r>
              <w:t>0</w:t>
            </w:r>
          </w:p>
        </w:tc>
      </w:tr>
      <w:tr w:rsidR="003B0750" w14:paraId="5AC021A0" w14:textId="77777777" w:rsidTr="003B0750">
        <w:trPr>
          <w:trHeight w:val="300"/>
        </w:trPr>
        <w:tc>
          <w:tcPr>
            <w:tcW w:w="1122" w:type="dxa"/>
            <w:shd w:val="clear" w:color="auto" w:fill="auto"/>
            <w:noWrap/>
            <w:tcMar>
              <w:top w:w="15" w:type="dxa"/>
              <w:left w:w="15" w:type="dxa"/>
              <w:bottom w:w="0" w:type="dxa"/>
              <w:right w:w="15" w:type="dxa"/>
            </w:tcMar>
            <w:vAlign w:val="bottom"/>
            <w:hideMark/>
          </w:tcPr>
          <w:p w14:paraId="14336ED1" w14:textId="77777777" w:rsidR="003B0750" w:rsidRDefault="003B0750" w:rsidP="002601D9">
            <w:r>
              <w:t>UN0286</w:t>
            </w:r>
          </w:p>
        </w:tc>
        <w:tc>
          <w:tcPr>
            <w:tcW w:w="5283" w:type="dxa"/>
          </w:tcPr>
          <w:p w14:paraId="3D9916E8" w14:textId="3465089A" w:rsidR="003B0750" w:rsidRDefault="003B0750" w:rsidP="003B0750">
            <w:r>
              <w:t>GO:0046872</w:t>
            </w:r>
          </w:p>
        </w:tc>
        <w:tc>
          <w:tcPr>
            <w:tcW w:w="1800" w:type="dxa"/>
            <w:shd w:val="clear" w:color="auto" w:fill="auto"/>
            <w:noWrap/>
            <w:tcMar>
              <w:top w:w="15" w:type="dxa"/>
              <w:left w:w="15" w:type="dxa"/>
              <w:bottom w:w="0" w:type="dxa"/>
              <w:right w:w="15" w:type="dxa"/>
            </w:tcMar>
            <w:vAlign w:val="bottom"/>
            <w:hideMark/>
          </w:tcPr>
          <w:p w14:paraId="142F14E1" w14:textId="7B4267E8" w:rsidR="003B0750" w:rsidRDefault="003B0750" w:rsidP="002601D9">
            <w:pPr>
              <w:jc w:val="right"/>
            </w:pPr>
            <w:r>
              <w:t>16</w:t>
            </w:r>
          </w:p>
        </w:tc>
        <w:tc>
          <w:tcPr>
            <w:tcW w:w="1080" w:type="dxa"/>
            <w:shd w:val="clear" w:color="auto" w:fill="auto"/>
            <w:noWrap/>
            <w:tcMar>
              <w:top w:w="15" w:type="dxa"/>
              <w:left w:w="15" w:type="dxa"/>
              <w:bottom w:w="0" w:type="dxa"/>
              <w:right w:w="15" w:type="dxa"/>
            </w:tcMar>
            <w:vAlign w:val="bottom"/>
            <w:hideMark/>
          </w:tcPr>
          <w:p w14:paraId="6D40C41E" w14:textId="77777777" w:rsidR="003B0750" w:rsidRDefault="003B0750" w:rsidP="002601D9">
            <w:pPr>
              <w:jc w:val="right"/>
            </w:pPr>
            <w:r>
              <w:t>0</w:t>
            </w:r>
          </w:p>
        </w:tc>
      </w:tr>
      <w:tr w:rsidR="003B0750" w14:paraId="474C3E72" w14:textId="77777777" w:rsidTr="003B0750">
        <w:trPr>
          <w:trHeight w:val="300"/>
        </w:trPr>
        <w:tc>
          <w:tcPr>
            <w:tcW w:w="1122" w:type="dxa"/>
            <w:shd w:val="clear" w:color="auto" w:fill="auto"/>
            <w:noWrap/>
            <w:tcMar>
              <w:top w:w="15" w:type="dxa"/>
              <w:left w:w="15" w:type="dxa"/>
              <w:bottom w:w="0" w:type="dxa"/>
              <w:right w:w="15" w:type="dxa"/>
            </w:tcMar>
            <w:vAlign w:val="bottom"/>
            <w:hideMark/>
          </w:tcPr>
          <w:p w14:paraId="17D6E81F" w14:textId="77777777" w:rsidR="003B0750" w:rsidRDefault="003B0750" w:rsidP="002601D9">
            <w:r>
              <w:t>UN0297</w:t>
            </w:r>
          </w:p>
        </w:tc>
        <w:tc>
          <w:tcPr>
            <w:tcW w:w="5283" w:type="dxa"/>
          </w:tcPr>
          <w:p w14:paraId="5A7894F7" w14:textId="2307D44A" w:rsidR="003B0750" w:rsidRDefault="003B0750" w:rsidP="003B0750">
            <w:r>
              <w:t>GO:0046872</w:t>
            </w:r>
          </w:p>
        </w:tc>
        <w:tc>
          <w:tcPr>
            <w:tcW w:w="1800" w:type="dxa"/>
            <w:shd w:val="clear" w:color="auto" w:fill="auto"/>
            <w:noWrap/>
            <w:tcMar>
              <w:top w:w="15" w:type="dxa"/>
              <w:left w:w="15" w:type="dxa"/>
              <w:bottom w:w="0" w:type="dxa"/>
              <w:right w:w="15" w:type="dxa"/>
            </w:tcMar>
            <w:vAlign w:val="bottom"/>
            <w:hideMark/>
          </w:tcPr>
          <w:p w14:paraId="2A939D71" w14:textId="3510A437" w:rsidR="003B0750" w:rsidRDefault="003B0750" w:rsidP="002601D9">
            <w:pPr>
              <w:jc w:val="right"/>
            </w:pPr>
            <w:r>
              <w:t>18</w:t>
            </w:r>
          </w:p>
        </w:tc>
        <w:tc>
          <w:tcPr>
            <w:tcW w:w="1080" w:type="dxa"/>
            <w:shd w:val="clear" w:color="auto" w:fill="auto"/>
            <w:noWrap/>
            <w:tcMar>
              <w:top w:w="15" w:type="dxa"/>
              <w:left w:w="15" w:type="dxa"/>
              <w:bottom w:w="0" w:type="dxa"/>
              <w:right w:w="15" w:type="dxa"/>
            </w:tcMar>
            <w:vAlign w:val="bottom"/>
            <w:hideMark/>
          </w:tcPr>
          <w:p w14:paraId="7C0BCA05" w14:textId="77777777" w:rsidR="003B0750" w:rsidRDefault="003B0750" w:rsidP="002601D9">
            <w:pPr>
              <w:jc w:val="right"/>
            </w:pPr>
            <w:r>
              <w:t>0</w:t>
            </w:r>
          </w:p>
        </w:tc>
      </w:tr>
      <w:tr w:rsidR="003B0750" w14:paraId="2849CE55" w14:textId="77777777" w:rsidTr="003B0750">
        <w:trPr>
          <w:trHeight w:val="300"/>
        </w:trPr>
        <w:tc>
          <w:tcPr>
            <w:tcW w:w="1122" w:type="dxa"/>
            <w:shd w:val="clear" w:color="auto" w:fill="auto"/>
            <w:noWrap/>
            <w:tcMar>
              <w:top w:w="15" w:type="dxa"/>
              <w:left w:w="15" w:type="dxa"/>
              <w:bottom w:w="0" w:type="dxa"/>
              <w:right w:w="15" w:type="dxa"/>
            </w:tcMar>
            <w:vAlign w:val="bottom"/>
            <w:hideMark/>
          </w:tcPr>
          <w:p w14:paraId="53046FB5" w14:textId="77777777" w:rsidR="003B0750" w:rsidRDefault="003B0750" w:rsidP="002601D9">
            <w:r>
              <w:t>UN0354</w:t>
            </w:r>
          </w:p>
        </w:tc>
        <w:tc>
          <w:tcPr>
            <w:tcW w:w="5283" w:type="dxa"/>
          </w:tcPr>
          <w:p w14:paraId="5F37561A" w14:textId="7E67D446" w:rsidR="003B0750" w:rsidRDefault="003B0750" w:rsidP="003B0750">
            <w:r>
              <w:t>GO:0046872</w:t>
            </w:r>
          </w:p>
        </w:tc>
        <w:tc>
          <w:tcPr>
            <w:tcW w:w="1800" w:type="dxa"/>
            <w:shd w:val="clear" w:color="auto" w:fill="auto"/>
            <w:noWrap/>
            <w:tcMar>
              <w:top w:w="15" w:type="dxa"/>
              <w:left w:w="15" w:type="dxa"/>
              <w:bottom w:w="0" w:type="dxa"/>
              <w:right w:w="15" w:type="dxa"/>
            </w:tcMar>
            <w:vAlign w:val="bottom"/>
            <w:hideMark/>
          </w:tcPr>
          <w:p w14:paraId="6C3E59DA" w14:textId="5EF7B067" w:rsidR="003B0750" w:rsidRDefault="003B0750" w:rsidP="002601D9">
            <w:pPr>
              <w:jc w:val="right"/>
            </w:pPr>
            <w:r>
              <w:t>51</w:t>
            </w:r>
          </w:p>
        </w:tc>
        <w:tc>
          <w:tcPr>
            <w:tcW w:w="1080" w:type="dxa"/>
            <w:shd w:val="clear" w:color="auto" w:fill="auto"/>
            <w:noWrap/>
            <w:tcMar>
              <w:top w:w="15" w:type="dxa"/>
              <w:left w:w="15" w:type="dxa"/>
              <w:bottom w:w="0" w:type="dxa"/>
              <w:right w:w="15" w:type="dxa"/>
            </w:tcMar>
            <w:vAlign w:val="bottom"/>
            <w:hideMark/>
          </w:tcPr>
          <w:p w14:paraId="2F09FE00" w14:textId="77777777" w:rsidR="003B0750" w:rsidRDefault="003B0750" w:rsidP="002601D9">
            <w:pPr>
              <w:jc w:val="right"/>
            </w:pPr>
            <w:r>
              <w:t>0</w:t>
            </w:r>
          </w:p>
        </w:tc>
      </w:tr>
      <w:tr w:rsidR="003B0750" w14:paraId="6E00D263" w14:textId="77777777" w:rsidTr="003B0750">
        <w:trPr>
          <w:trHeight w:val="300"/>
        </w:trPr>
        <w:tc>
          <w:tcPr>
            <w:tcW w:w="1122" w:type="dxa"/>
            <w:shd w:val="clear" w:color="auto" w:fill="auto"/>
            <w:noWrap/>
            <w:tcMar>
              <w:top w:w="15" w:type="dxa"/>
              <w:left w:w="15" w:type="dxa"/>
              <w:bottom w:w="0" w:type="dxa"/>
              <w:right w:w="15" w:type="dxa"/>
            </w:tcMar>
            <w:vAlign w:val="bottom"/>
            <w:hideMark/>
          </w:tcPr>
          <w:p w14:paraId="327D50FF" w14:textId="77777777" w:rsidR="003B0750" w:rsidRDefault="003B0750" w:rsidP="002601D9">
            <w:r>
              <w:t>UN0357</w:t>
            </w:r>
          </w:p>
        </w:tc>
        <w:tc>
          <w:tcPr>
            <w:tcW w:w="5283" w:type="dxa"/>
          </w:tcPr>
          <w:p w14:paraId="37997B9A" w14:textId="704786E0" w:rsidR="003B0750" w:rsidRDefault="003B0750" w:rsidP="003B0750">
            <w:r>
              <w:t>GO:0046872</w:t>
            </w:r>
          </w:p>
        </w:tc>
        <w:tc>
          <w:tcPr>
            <w:tcW w:w="1800" w:type="dxa"/>
            <w:shd w:val="clear" w:color="auto" w:fill="auto"/>
            <w:noWrap/>
            <w:tcMar>
              <w:top w:w="15" w:type="dxa"/>
              <w:left w:w="15" w:type="dxa"/>
              <w:bottom w:w="0" w:type="dxa"/>
              <w:right w:w="15" w:type="dxa"/>
            </w:tcMar>
            <w:vAlign w:val="bottom"/>
            <w:hideMark/>
          </w:tcPr>
          <w:p w14:paraId="0C99105F" w14:textId="68EF18DB" w:rsidR="003B0750" w:rsidRDefault="003B0750" w:rsidP="002601D9">
            <w:pPr>
              <w:jc w:val="right"/>
            </w:pPr>
            <w:r>
              <w:t>37</w:t>
            </w:r>
          </w:p>
        </w:tc>
        <w:tc>
          <w:tcPr>
            <w:tcW w:w="1080" w:type="dxa"/>
            <w:shd w:val="clear" w:color="auto" w:fill="auto"/>
            <w:noWrap/>
            <w:tcMar>
              <w:top w:w="15" w:type="dxa"/>
              <w:left w:w="15" w:type="dxa"/>
              <w:bottom w:w="0" w:type="dxa"/>
              <w:right w:w="15" w:type="dxa"/>
            </w:tcMar>
            <w:vAlign w:val="bottom"/>
            <w:hideMark/>
          </w:tcPr>
          <w:p w14:paraId="6715B5CC" w14:textId="77777777" w:rsidR="003B0750" w:rsidRDefault="003B0750" w:rsidP="002601D9">
            <w:pPr>
              <w:jc w:val="right"/>
            </w:pPr>
            <w:r>
              <w:t>0</w:t>
            </w:r>
          </w:p>
        </w:tc>
      </w:tr>
      <w:tr w:rsidR="003B0750" w14:paraId="2824229F" w14:textId="77777777" w:rsidTr="003B0750">
        <w:trPr>
          <w:trHeight w:val="300"/>
        </w:trPr>
        <w:tc>
          <w:tcPr>
            <w:tcW w:w="1122" w:type="dxa"/>
            <w:shd w:val="clear" w:color="auto" w:fill="auto"/>
            <w:noWrap/>
            <w:tcMar>
              <w:top w:w="15" w:type="dxa"/>
              <w:left w:w="15" w:type="dxa"/>
              <w:bottom w:w="0" w:type="dxa"/>
              <w:right w:w="15" w:type="dxa"/>
            </w:tcMar>
            <w:vAlign w:val="bottom"/>
            <w:hideMark/>
          </w:tcPr>
          <w:p w14:paraId="309407F7" w14:textId="77777777" w:rsidR="003B0750" w:rsidRDefault="003B0750" w:rsidP="002601D9">
            <w:r>
              <w:t>UN0359</w:t>
            </w:r>
          </w:p>
        </w:tc>
        <w:tc>
          <w:tcPr>
            <w:tcW w:w="5283" w:type="dxa"/>
          </w:tcPr>
          <w:p w14:paraId="059780A6" w14:textId="030E2C8D" w:rsidR="003B0750" w:rsidRDefault="003B0750" w:rsidP="003B0750">
            <w:r>
              <w:t>GO:0046872</w:t>
            </w:r>
          </w:p>
        </w:tc>
        <w:tc>
          <w:tcPr>
            <w:tcW w:w="1800" w:type="dxa"/>
            <w:shd w:val="clear" w:color="auto" w:fill="auto"/>
            <w:noWrap/>
            <w:tcMar>
              <w:top w:w="15" w:type="dxa"/>
              <w:left w:w="15" w:type="dxa"/>
              <w:bottom w:w="0" w:type="dxa"/>
              <w:right w:w="15" w:type="dxa"/>
            </w:tcMar>
            <w:vAlign w:val="bottom"/>
            <w:hideMark/>
          </w:tcPr>
          <w:p w14:paraId="3A026D11" w14:textId="162787F5" w:rsidR="003B0750" w:rsidRDefault="003B0750" w:rsidP="002601D9">
            <w:pPr>
              <w:jc w:val="right"/>
            </w:pPr>
            <w:r>
              <w:t>12</w:t>
            </w:r>
          </w:p>
        </w:tc>
        <w:tc>
          <w:tcPr>
            <w:tcW w:w="1080" w:type="dxa"/>
            <w:shd w:val="clear" w:color="auto" w:fill="auto"/>
            <w:noWrap/>
            <w:tcMar>
              <w:top w:w="15" w:type="dxa"/>
              <w:left w:w="15" w:type="dxa"/>
              <w:bottom w:w="0" w:type="dxa"/>
              <w:right w:w="15" w:type="dxa"/>
            </w:tcMar>
            <w:vAlign w:val="bottom"/>
            <w:hideMark/>
          </w:tcPr>
          <w:p w14:paraId="0A1EF2F4" w14:textId="77777777" w:rsidR="003B0750" w:rsidRDefault="003B0750" w:rsidP="002601D9">
            <w:pPr>
              <w:jc w:val="right"/>
            </w:pPr>
            <w:r>
              <w:t>0</w:t>
            </w:r>
          </w:p>
        </w:tc>
      </w:tr>
      <w:tr w:rsidR="003B0750" w14:paraId="305473FC" w14:textId="77777777" w:rsidTr="003B0750">
        <w:trPr>
          <w:trHeight w:val="300"/>
        </w:trPr>
        <w:tc>
          <w:tcPr>
            <w:tcW w:w="1122" w:type="dxa"/>
            <w:shd w:val="clear" w:color="auto" w:fill="auto"/>
            <w:noWrap/>
            <w:tcMar>
              <w:top w:w="15" w:type="dxa"/>
              <w:left w:w="15" w:type="dxa"/>
              <w:bottom w:w="0" w:type="dxa"/>
              <w:right w:w="15" w:type="dxa"/>
            </w:tcMar>
            <w:vAlign w:val="bottom"/>
            <w:hideMark/>
          </w:tcPr>
          <w:p w14:paraId="0D50E609" w14:textId="77777777" w:rsidR="003B0750" w:rsidRDefault="003B0750" w:rsidP="002601D9">
            <w:r>
              <w:t>UN0362</w:t>
            </w:r>
          </w:p>
        </w:tc>
        <w:tc>
          <w:tcPr>
            <w:tcW w:w="5283" w:type="dxa"/>
          </w:tcPr>
          <w:p w14:paraId="483C3B28" w14:textId="51CFC35C" w:rsidR="003B0750" w:rsidRDefault="003B0750" w:rsidP="003B0750">
            <w:r>
              <w:t>GO:0004568,GO:0006032,GO:0016998</w:t>
            </w:r>
          </w:p>
        </w:tc>
        <w:tc>
          <w:tcPr>
            <w:tcW w:w="1800" w:type="dxa"/>
            <w:shd w:val="clear" w:color="auto" w:fill="auto"/>
            <w:noWrap/>
            <w:tcMar>
              <w:top w:w="15" w:type="dxa"/>
              <w:left w:w="15" w:type="dxa"/>
              <w:bottom w:w="0" w:type="dxa"/>
              <w:right w:w="15" w:type="dxa"/>
            </w:tcMar>
            <w:vAlign w:val="bottom"/>
            <w:hideMark/>
          </w:tcPr>
          <w:p w14:paraId="7395AA8D" w14:textId="202F0E17" w:rsidR="003B0750" w:rsidRDefault="003B0750" w:rsidP="002601D9">
            <w:pPr>
              <w:jc w:val="right"/>
            </w:pPr>
            <w:r>
              <w:t>19</w:t>
            </w:r>
          </w:p>
        </w:tc>
        <w:tc>
          <w:tcPr>
            <w:tcW w:w="1080" w:type="dxa"/>
            <w:shd w:val="clear" w:color="auto" w:fill="auto"/>
            <w:noWrap/>
            <w:tcMar>
              <w:top w:w="15" w:type="dxa"/>
              <w:left w:w="15" w:type="dxa"/>
              <w:bottom w:w="0" w:type="dxa"/>
              <w:right w:w="15" w:type="dxa"/>
            </w:tcMar>
            <w:vAlign w:val="bottom"/>
            <w:hideMark/>
          </w:tcPr>
          <w:p w14:paraId="4FBCE7C5" w14:textId="77777777" w:rsidR="003B0750" w:rsidRDefault="003B0750" w:rsidP="002601D9">
            <w:pPr>
              <w:jc w:val="right"/>
            </w:pPr>
            <w:r>
              <w:t>0</w:t>
            </w:r>
          </w:p>
        </w:tc>
      </w:tr>
    </w:tbl>
    <w:p w14:paraId="2961068A" w14:textId="77777777" w:rsidR="00585F2B" w:rsidRDefault="00585F2B" w:rsidP="00585F2B"/>
    <w:p w14:paraId="7F7E052E" w14:textId="32A1070F" w:rsidR="006F4F9F" w:rsidRDefault="006F4F9F" w:rsidP="006F4F9F">
      <w:pPr>
        <w:pStyle w:val="Caption"/>
        <w:keepNext/>
      </w:pPr>
      <w:bookmarkStart w:id="301" w:name="_Ref290817575"/>
      <w:r>
        <w:t xml:space="preserve">Supplemental Table </w:t>
      </w:r>
      <w:fldSimple w:instr=" SEQ Supplemental_Table \* ARABIC ">
        <w:r w:rsidR="00416773">
          <w:rPr>
            <w:noProof/>
          </w:rPr>
          <w:t>2</w:t>
        </w:r>
      </w:fldSimple>
      <w:bookmarkEnd w:id="301"/>
      <w:r>
        <w:t xml:space="preserve">: GO terms associated with </w:t>
      </w:r>
      <w:r w:rsidR="000D0D11">
        <w:t>DE</w:t>
      </w:r>
      <w:r>
        <w:t xml:space="preserve"> needle genes</w:t>
      </w:r>
    </w:p>
    <w:tbl>
      <w:tblPr>
        <w:tblW w:w="9285" w:type="dxa"/>
        <w:tblLayout w:type="fixed"/>
        <w:tblCellMar>
          <w:left w:w="0" w:type="dxa"/>
          <w:right w:w="0" w:type="dxa"/>
        </w:tblCellMar>
        <w:tblLook w:val="04A0" w:firstRow="1" w:lastRow="0" w:firstColumn="1" w:lastColumn="0" w:noHBand="0" w:noVBand="1"/>
        <w:tblPrChange w:id="302" w:author="Chris Friedline" w:date="2015-06-24T13:42:00Z">
          <w:tblPr>
            <w:tblW w:w="9375" w:type="dxa"/>
            <w:tblLayout w:type="fixed"/>
            <w:tblCellMar>
              <w:left w:w="0" w:type="dxa"/>
              <w:right w:w="0" w:type="dxa"/>
            </w:tblCellMar>
            <w:tblLook w:val="04A0" w:firstRow="1" w:lastRow="0" w:firstColumn="1" w:lastColumn="0" w:noHBand="0" w:noVBand="1"/>
          </w:tblPr>
        </w:tblPrChange>
      </w:tblPr>
      <w:tblGrid>
        <w:gridCol w:w="1185"/>
        <w:gridCol w:w="5400"/>
        <w:gridCol w:w="1620"/>
        <w:gridCol w:w="1080"/>
        <w:tblGridChange w:id="303">
          <w:tblGrid>
            <w:gridCol w:w="1185"/>
            <w:gridCol w:w="5400"/>
            <w:gridCol w:w="1800"/>
            <w:gridCol w:w="990"/>
          </w:tblGrid>
        </w:tblGridChange>
      </w:tblGrid>
      <w:tr w:rsidR="00AF5A7D" w14:paraId="2998110C" w14:textId="77777777" w:rsidTr="00AF5A7D">
        <w:trPr>
          <w:trHeight w:val="300"/>
          <w:trPrChange w:id="304" w:author="Chris Friedline" w:date="2015-06-24T13:42:00Z">
            <w:trPr>
              <w:trHeight w:val="300"/>
            </w:trPr>
          </w:trPrChange>
        </w:trPr>
        <w:tc>
          <w:tcPr>
            <w:tcW w:w="1185" w:type="dxa"/>
            <w:tcBorders>
              <w:bottom w:val="single" w:sz="4" w:space="0" w:color="auto"/>
            </w:tcBorders>
            <w:shd w:val="clear" w:color="auto" w:fill="auto"/>
            <w:noWrap/>
            <w:tcMar>
              <w:top w:w="15" w:type="dxa"/>
              <w:left w:w="15" w:type="dxa"/>
              <w:bottom w:w="0" w:type="dxa"/>
              <w:right w:w="15" w:type="dxa"/>
            </w:tcMar>
            <w:vAlign w:val="bottom"/>
            <w:hideMark/>
            <w:tcPrChange w:id="305" w:author="Chris Friedline" w:date="2015-06-24T13:42:00Z">
              <w:tcPr>
                <w:tcW w:w="1185" w:type="dxa"/>
                <w:tcBorders>
                  <w:bottom w:val="single" w:sz="4" w:space="0" w:color="auto"/>
                </w:tcBorders>
                <w:shd w:val="clear" w:color="auto" w:fill="auto"/>
                <w:noWrap/>
                <w:tcMar>
                  <w:top w:w="15" w:type="dxa"/>
                  <w:left w:w="15" w:type="dxa"/>
                  <w:bottom w:w="0" w:type="dxa"/>
                  <w:right w:w="15" w:type="dxa"/>
                </w:tcMar>
                <w:vAlign w:val="bottom"/>
                <w:hideMark/>
              </w:tcPr>
            </w:tcPrChange>
          </w:tcPr>
          <w:p w14:paraId="28D75260" w14:textId="6B721E2B" w:rsidR="00410355" w:rsidRPr="00410355" w:rsidRDefault="00410355" w:rsidP="00410355">
            <w:pPr>
              <w:rPr>
                <w:b/>
              </w:rPr>
            </w:pPr>
            <w:r w:rsidRPr="00410355">
              <w:rPr>
                <w:b/>
              </w:rPr>
              <w:t>Unigene</w:t>
            </w:r>
          </w:p>
        </w:tc>
        <w:tc>
          <w:tcPr>
            <w:tcW w:w="5400" w:type="dxa"/>
            <w:tcBorders>
              <w:bottom w:val="single" w:sz="4" w:space="0" w:color="auto"/>
            </w:tcBorders>
            <w:vAlign w:val="bottom"/>
            <w:tcPrChange w:id="306" w:author="Chris Friedline" w:date="2015-06-24T13:42:00Z">
              <w:tcPr>
                <w:tcW w:w="5400" w:type="dxa"/>
                <w:tcBorders>
                  <w:bottom w:val="single" w:sz="4" w:space="0" w:color="auto"/>
                </w:tcBorders>
                <w:vAlign w:val="bottom"/>
              </w:tcPr>
            </w:tcPrChange>
          </w:tcPr>
          <w:p w14:paraId="72D0BA5F" w14:textId="52997BCC" w:rsidR="00410355" w:rsidRPr="00410355" w:rsidRDefault="00410355" w:rsidP="00410355">
            <w:pPr>
              <w:rPr>
                <w:b/>
              </w:rPr>
            </w:pPr>
            <w:r w:rsidRPr="00410355">
              <w:rPr>
                <w:b/>
              </w:rPr>
              <w:t>GO Terms</w:t>
            </w:r>
          </w:p>
        </w:tc>
        <w:tc>
          <w:tcPr>
            <w:tcW w:w="1620" w:type="dxa"/>
            <w:tcBorders>
              <w:bottom w:val="single" w:sz="4" w:space="0" w:color="auto"/>
            </w:tcBorders>
            <w:shd w:val="clear" w:color="auto" w:fill="auto"/>
            <w:noWrap/>
            <w:tcMar>
              <w:top w:w="15" w:type="dxa"/>
              <w:left w:w="15" w:type="dxa"/>
              <w:bottom w:w="0" w:type="dxa"/>
              <w:right w:w="15" w:type="dxa"/>
            </w:tcMar>
            <w:vAlign w:val="bottom"/>
            <w:hideMark/>
            <w:tcPrChange w:id="307" w:author="Chris Friedline" w:date="2015-06-24T13:42:00Z">
              <w:tcPr>
                <w:tcW w:w="1800" w:type="dxa"/>
                <w:tcBorders>
                  <w:bottom w:val="single" w:sz="4" w:space="0" w:color="auto"/>
                </w:tcBorders>
                <w:shd w:val="clear" w:color="auto" w:fill="auto"/>
                <w:noWrap/>
                <w:tcMar>
                  <w:top w:w="15" w:type="dxa"/>
                  <w:left w:w="15" w:type="dxa"/>
                  <w:bottom w:w="0" w:type="dxa"/>
                  <w:right w:w="15" w:type="dxa"/>
                </w:tcMar>
                <w:vAlign w:val="bottom"/>
                <w:hideMark/>
              </w:tcPr>
            </w:tcPrChange>
          </w:tcPr>
          <w:p w14:paraId="677FED89" w14:textId="6A2A461D" w:rsidR="00410355" w:rsidRPr="00410355" w:rsidRDefault="00410355" w:rsidP="00410355">
            <w:pPr>
              <w:jc w:val="right"/>
              <w:rPr>
                <w:b/>
              </w:rPr>
            </w:pPr>
            <w:r w:rsidRPr="00410355">
              <w:rPr>
                <w:b/>
              </w:rPr>
              <w:t>Cambium</w:t>
            </w:r>
          </w:p>
        </w:tc>
        <w:tc>
          <w:tcPr>
            <w:tcW w:w="1080" w:type="dxa"/>
            <w:tcBorders>
              <w:bottom w:val="single" w:sz="4" w:space="0" w:color="auto"/>
            </w:tcBorders>
            <w:shd w:val="clear" w:color="auto" w:fill="auto"/>
            <w:noWrap/>
            <w:tcMar>
              <w:top w:w="15" w:type="dxa"/>
              <w:left w:w="15" w:type="dxa"/>
              <w:bottom w:w="0" w:type="dxa"/>
              <w:right w:w="15" w:type="dxa"/>
            </w:tcMar>
            <w:vAlign w:val="bottom"/>
            <w:hideMark/>
            <w:tcPrChange w:id="308" w:author="Chris Friedline" w:date="2015-06-24T13:42:00Z">
              <w:tcPr>
                <w:tcW w:w="990" w:type="dxa"/>
                <w:tcBorders>
                  <w:bottom w:val="single" w:sz="4" w:space="0" w:color="auto"/>
                </w:tcBorders>
                <w:shd w:val="clear" w:color="auto" w:fill="auto"/>
                <w:noWrap/>
                <w:tcMar>
                  <w:top w:w="15" w:type="dxa"/>
                  <w:left w:w="15" w:type="dxa"/>
                  <w:bottom w:w="0" w:type="dxa"/>
                  <w:right w:w="15" w:type="dxa"/>
                </w:tcMar>
                <w:vAlign w:val="bottom"/>
                <w:hideMark/>
              </w:tcPr>
            </w:tcPrChange>
          </w:tcPr>
          <w:p w14:paraId="31C8979B" w14:textId="68A64E63" w:rsidR="00410355" w:rsidRPr="00410355" w:rsidRDefault="00410355" w:rsidP="00410355">
            <w:pPr>
              <w:jc w:val="right"/>
              <w:rPr>
                <w:b/>
              </w:rPr>
            </w:pPr>
            <w:r w:rsidRPr="00410355">
              <w:rPr>
                <w:b/>
              </w:rPr>
              <w:t>Needle</w:t>
            </w:r>
          </w:p>
        </w:tc>
      </w:tr>
      <w:tr w:rsidR="00AF5A7D" w14:paraId="0FEAC972" w14:textId="77777777" w:rsidTr="00AF5A7D">
        <w:trPr>
          <w:trHeight w:val="300"/>
          <w:trPrChange w:id="309" w:author="Chris Friedline" w:date="2015-06-24T13:42:00Z">
            <w:trPr>
              <w:trHeight w:val="300"/>
            </w:trPr>
          </w:trPrChange>
        </w:trPr>
        <w:tc>
          <w:tcPr>
            <w:tcW w:w="1185" w:type="dxa"/>
            <w:tcBorders>
              <w:top w:val="single" w:sz="4" w:space="0" w:color="auto"/>
            </w:tcBorders>
            <w:shd w:val="clear" w:color="auto" w:fill="auto"/>
            <w:noWrap/>
            <w:tcMar>
              <w:top w:w="15" w:type="dxa"/>
              <w:left w:w="15" w:type="dxa"/>
              <w:bottom w:w="0" w:type="dxa"/>
              <w:right w:w="15" w:type="dxa"/>
            </w:tcMar>
            <w:hideMark/>
            <w:tcPrChange w:id="310" w:author="Chris Friedline" w:date="2015-06-24T13:42:00Z">
              <w:tcPr>
                <w:tcW w:w="1185" w:type="dxa"/>
                <w:tcBorders>
                  <w:top w:val="single" w:sz="4" w:space="0" w:color="auto"/>
                </w:tcBorders>
                <w:shd w:val="clear" w:color="auto" w:fill="auto"/>
                <w:noWrap/>
                <w:tcMar>
                  <w:top w:w="15" w:type="dxa"/>
                  <w:left w:w="15" w:type="dxa"/>
                  <w:bottom w:w="0" w:type="dxa"/>
                  <w:right w:w="15" w:type="dxa"/>
                </w:tcMar>
                <w:hideMark/>
              </w:tcPr>
            </w:tcPrChange>
          </w:tcPr>
          <w:p w14:paraId="49D2BF1E" w14:textId="77777777" w:rsidR="00410355" w:rsidRDefault="00410355" w:rsidP="00410355">
            <w:r>
              <w:t>UN0073</w:t>
            </w:r>
          </w:p>
        </w:tc>
        <w:tc>
          <w:tcPr>
            <w:tcW w:w="5400" w:type="dxa"/>
            <w:tcBorders>
              <w:top w:val="single" w:sz="4" w:space="0" w:color="auto"/>
            </w:tcBorders>
            <w:tcPrChange w:id="311" w:author="Chris Friedline" w:date="2015-06-24T13:42:00Z">
              <w:tcPr>
                <w:tcW w:w="5400" w:type="dxa"/>
                <w:tcBorders>
                  <w:top w:val="single" w:sz="4" w:space="0" w:color="auto"/>
                </w:tcBorders>
              </w:tcPr>
            </w:tcPrChange>
          </w:tcPr>
          <w:p w14:paraId="031AE063" w14:textId="652F2416" w:rsidR="00410355" w:rsidRDefault="00410355" w:rsidP="00410355">
            <w:r>
              <w:t>GO:0005618,GO:0005634,GO:0005739,GO:0005829,GO:0005856,GO:0005886,GO:0009506,GO:0009570,GO:0009941,GO:0048046,GO:0005200,GO:0005524,GO:0006094,GO:0010498,GO:0030036</w:t>
            </w:r>
          </w:p>
        </w:tc>
        <w:tc>
          <w:tcPr>
            <w:tcW w:w="1620" w:type="dxa"/>
            <w:tcBorders>
              <w:top w:val="single" w:sz="4" w:space="0" w:color="auto"/>
            </w:tcBorders>
            <w:shd w:val="clear" w:color="auto" w:fill="auto"/>
            <w:noWrap/>
            <w:tcMar>
              <w:top w:w="15" w:type="dxa"/>
              <w:left w:w="15" w:type="dxa"/>
              <w:bottom w:w="0" w:type="dxa"/>
              <w:right w:w="15" w:type="dxa"/>
            </w:tcMar>
            <w:hideMark/>
            <w:tcPrChange w:id="312" w:author="Chris Friedline" w:date="2015-06-24T13:42:00Z">
              <w:tcPr>
                <w:tcW w:w="1800" w:type="dxa"/>
                <w:tcBorders>
                  <w:top w:val="single" w:sz="4" w:space="0" w:color="auto"/>
                </w:tcBorders>
                <w:shd w:val="clear" w:color="auto" w:fill="auto"/>
                <w:noWrap/>
                <w:tcMar>
                  <w:top w:w="15" w:type="dxa"/>
                  <w:left w:w="15" w:type="dxa"/>
                  <w:bottom w:w="0" w:type="dxa"/>
                  <w:right w:w="15" w:type="dxa"/>
                </w:tcMar>
                <w:hideMark/>
              </w:tcPr>
            </w:tcPrChange>
          </w:tcPr>
          <w:p w14:paraId="34FABFDC" w14:textId="4C8AC7AC" w:rsidR="00410355" w:rsidRDefault="00410355" w:rsidP="00410355">
            <w:pPr>
              <w:jc w:val="right"/>
            </w:pPr>
            <w:r>
              <w:t>0</w:t>
            </w:r>
          </w:p>
        </w:tc>
        <w:tc>
          <w:tcPr>
            <w:tcW w:w="1080" w:type="dxa"/>
            <w:tcBorders>
              <w:top w:val="single" w:sz="4" w:space="0" w:color="auto"/>
            </w:tcBorders>
            <w:shd w:val="clear" w:color="auto" w:fill="auto"/>
            <w:noWrap/>
            <w:tcMar>
              <w:top w:w="15" w:type="dxa"/>
              <w:left w:w="15" w:type="dxa"/>
              <w:bottom w:w="0" w:type="dxa"/>
              <w:right w:w="15" w:type="dxa"/>
            </w:tcMar>
            <w:hideMark/>
            <w:tcPrChange w:id="313" w:author="Chris Friedline" w:date="2015-06-24T13:42:00Z">
              <w:tcPr>
                <w:tcW w:w="990" w:type="dxa"/>
                <w:tcBorders>
                  <w:top w:val="single" w:sz="4" w:space="0" w:color="auto"/>
                </w:tcBorders>
                <w:shd w:val="clear" w:color="auto" w:fill="auto"/>
                <w:noWrap/>
                <w:tcMar>
                  <w:top w:w="15" w:type="dxa"/>
                  <w:left w:w="15" w:type="dxa"/>
                  <w:bottom w:w="0" w:type="dxa"/>
                  <w:right w:w="15" w:type="dxa"/>
                </w:tcMar>
                <w:hideMark/>
              </w:tcPr>
            </w:tcPrChange>
          </w:tcPr>
          <w:p w14:paraId="129F2C39" w14:textId="77777777" w:rsidR="00410355" w:rsidRDefault="00410355" w:rsidP="00410355">
            <w:pPr>
              <w:jc w:val="right"/>
            </w:pPr>
            <w:r>
              <w:t>24</w:t>
            </w:r>
          </w:p>
        </w:tc>
      </w:tr>
      <w:tr w:rsidR="00AF5A7D" w14:paraId="386D848A" w14:textId="77777777" w:rsidTr="00AF5A7D">
        <w:trPr>
          <w:trHeight w:val="300"/>
          <w:trPrChange w:id="314" w:author="Chris Friedline" w:date="2015-06-24T13:42:00Z">
            <w:trPr>
              <w:trHeight w:val="300"/>
            </w:trPr>
          </w:trPrChange>
        </w:trPr>
        <w:tc>
          <w:tcPr>
            <w:tcW w:w="1185" w:type="dxa"/>
            <w:shd w:val="clear" w:color="auto" w:fill="auto"/>
            <w:noWrap/>
            <w:tcMar>
              <w:top w:w="15" w:type="dxa"/>
              <w:left w:w="15" w:type="dxa"/>
              <w:bottom w:w="0" w:type="dxa"/>
              <w:right w:w="15" w:type="dxa"/>
            </w:tcMar>
            <w:hideMark/>
            <w:tcPrChange w:id="315" w:author="Chris Friedline" w:date="2015-06-24T13:42:00Z">
              <w:tcPr>
                <w:tcW w:w="1185" w:type="dxa"/>
                <w:shd w:val="clear" w:color="auto" w:fill="auto"/>
                <w:noWrap/>
                <w:tcMar>
                  <w:top w:w="15" w:type="dxa"/>
                  <w:left w:w="15" w:type="dxa"/>
                  <w:bottom w:w="0" w:type="dxa"/>
                  <w:right w:w="15" w:type="dxa"/>
                </w:tcMar>
                <w:hideMark/>
              </w:tcPr>
            </w:tcPrChange>
          </w:tcPr>
          <w:p w14:paraId="3D3EE45E" w14:textId="77777777" w:rsidR="00410355" w:rsidRDefault="00410355" w:rsidP="00410355">
            <w:r>
              <w:t>UN0164</w:t>
            </w:r>
          </w:p>
        </w:tc>
        <w:tc>
          <w:tcPr>
            <w:tcW w:w="5400" w:type="dxa"/>
            <w:tcPrChange w:id="316" w:author="Chris Friedline" w:date="2015-06-24T13:42:00Z">
              <w:tcPr>
                <w:tcW w:w="5400" w:type="dxa"/>
              </w:tcPr>
            </w:tcPrChange>
          </w:tcPr>
          <w:p w14:paraId="73783401" w14:textId="5C885E2C" w:rsidR="00410355" w:rsidRDefault="00410355" w:rsidP="00410355">
            <w:r>
              <w:t>GO:0005524</w:t>
            </w:r>
          </w:p>
        </w:tc>
        <w:tc>
          <w:tcPr>
            <w:tcW w:w="1620" w:type="dxa"/>
            <w:shd w:val="clear" w:color="auto" w:fill="auto"/>
            <w:noWrap/>
            <w:tcMar>
              <w:top w:w="15" w:type="dxa"/>
              <w:left w:w="15" w:type="dxa"/>
              <w:bottom w:w="0" w:type="dxa"/>
              <w:right w:w="15" w:type="dxa"/>
            </w:tcMar>
            <w:hideMark/>
            <w:tcPrChange w:id="317" w:author="Chris Friedline" w:date="2015-06-24T13:42:00Z">
              <w:tcPr>
                <w:tcW w:w="1800" w:type="dxa"/>
                <w:shd w:val="clear" w:color="auto" w:fill="auto"/>
                <w:noWrap/>
                <w:tcMar>
                  <w:top w:w="15" w:type="dxa"/>
                  <w:left w:w="15" w:type="dxa"/>
                  <w:bottom w:w="0" w:type="dxa"/>
                  <w:right w:w="15" w:type="dxa"/>
                </w:tcMar>
                <w:hideMark/>
              </w:tcPr>
            </w:tcPrChange>
          </w:tcPr>
          <w:p w14:paraId="30CBCEB4" w14:textId="391EF3B5" w:rsidR="00410355" w:rsidRDefault="00410355" w:rsidP="00410355">
            <w:pPr>
              <w:jc w:val="right"/>
            </w:pPr>
            <w:r>
              <w:t>0</w:t>
            </w:r>
          </w:p>
        </w:tc>
        <w:tc>
          <w:tcPr>
            <w:tcW w:w="1080" w:type="dxa"/>
            <w:shd w:val="clear" w:color="auto" w:fill="auto"/>
            <w:noWrap/>
            <w:tcMar>
              <w:top w:w="15" w:type="dxa"/>
              <w:left w:w="15" w:type="dxa"/>
              <w:bottom w:w="0" w:type="dxa"/>
              <w:right w:w="15" w:type="dxa"/>
            </w:tcMar>
            <w:hideMark/>
            <w:tcPrChange w:id="318" w:author="Chris Friedline" w:date="2015-06-24T13:42:00Z">
              <w:tcPr>
                <w:tcW w:w="990" w:type="dxa"/>
                <w:shd w:val="clear" w:color="auto" w:fill="auto"/>
                <w:noWrap/>
                <w:tcMar>
                  <w:top w:w="15" w:type="dxa"/>
                  <w:left w:w="15" w:type="dxa"/>
                  <w:bottom w:w="0" w:type="dxa"/>
                  <w:right w:w="15" w:type="dxa"/>
                </w:tcMar>
                <w:hideMark/>
              </w:tcPr>
            </w:tcPrChange>
          </w:tcPr>
          <w:p w14:paraId="15C5A017" w14:textId="77777777" w:rsidR="00410355" w:rsidRDefault="00410355" w:rsidP="00410355">
            <w:pPr>
              <w:jc w:val="right"/>
            </w:pPr>
            <w:r>
              <w:t>10</w:t>
            </w:r>
          </w:p>
        </w:tc>
      </w:tr>
      <w:tr w:rsidR="00AF5A7D" w14:paraId="6D67DBA0" w14:textId="77777777" w:rsidTr="00AF5A7D">
        <w:trPr>
          <w:trHeight w:val="300"/>
          <w:trPrChange w:id="319" w:author="Chris Friedline" w:date="2015-06-24T13:42:00Z">
            <w:trPr>
              <w:trHeight w:val="300"/>
            </w:trPr>
          </w:trPrChange>
        </w:trPr>
        <w:tc>
          <w:tcPr>
            <w:tcW w:w="1185" w:type="dxa"/>
            <w:shd w:val="clear" w:color="auto" w:fill="auto"/>
            <w:noWrap/>
            <w:tcMar>
              <w:top w:w="15" w:type="dxa"/>
              <w:left w:w="15" w:type="dxa"/>
              <w:bottom w:w="0" w:type="dxa"/>
              <w:right w:w="15" w:type="dxa"/>
            </w:tcMar>
            <w:hideMark/>
            <w:tcPrChange w:id="320" w:author="Chris Friedline" w:date="2015-06-24T13:42:00Z">
              <w:tcPr>
                <w:tcW w:w="1185" w:type="dxa"/>
                <w:shd w:val="clear" w:color="auto" w:fill="auto"/>
                <w:noWrap/>
                <w:tcMar>
                  <w:top w:w="15" w:type="dxa"/>
                  <w:left w:w="15" w:type="dxa"/>
                  <w:bottom w:w="0" w:type="dxa"/>
                  <w:right w:w="15" w:type="dxa"/>
                </w:tcMar>
                <w:hideMark/>
              </w:tcPr>
            </w:tcPrChange>
          </w:tcPr>
          <w:p w14:paraId="5C826903" w14:textId="77777777" w:rsidR="00410355" w:rsidRDefault="00410355" w:rsidP="00410355">
            <w:r>
              <w:t>UN0167</w:t>
            </w:r>
          </w:p>
        </w:tc>
        <w:tc>
          <w:tcPr>
            <w:tcW w:w="5400" w:type="dxa"/>
            <w:tcPrChange w:id="321" w:author="Chris Friedline" w:date="2015-06-24T13:42:00Z">
              <w:tcPr>
                <w:tcW w:w="5400" w:type="dxa"/>
              </w:tcPr>
            </w:tcPrChange>
          </w:tcPr>
          <w:p w14:paraId="159476F6" w14:textId="76919353" w:rsidR="00410355" w:rsidRDefault="00410355" w:rsidP="00410355">
            <w:r>
              <w:t>GO:0016020,GO:0005215,GO:0006810</w:t>
            </w:r>
          </w:p>
        </w:tc>
        <w:tc>
          <w:tcPr>
            <w:tcW w:w="1620" w:type="dxa"/>
            <w:shd w:val="clear" w:color="auto" w:fill="auto"/>
            <w:noWrap/>
            <w:tcMar>
              <w:top w:w="15" w:type="dxa"/>
              <w:left w:w="15" w:type="dxa"/>
              <w:bottom w:w="0" w:type="dxa"/>
              <w:right w:w="15" w:type="dxa"/>
            </w:tcMar>
            <w:hideMark/>
            <w:tcPrChange w:id="322" w:author="Chris Friedline" w:date="2015-06-24T13:42:00Z">
              <w:tcPr>
                <w:tcW w:w="1800" w:type="dxa"/>
                <w:shd w:val="clear" w:color="auto" w:fill="auto"/>
                <w:noWrap/>
                <w:tcMar>
                  <w:top w:w="15" w:type="dxa"/>
                  <w:left w:w="15" w:type="dxa"/>
                  <w:bottom w:w="0" w:type="dxa"/>
                  <w:right w:w="15" w:type="dxa"/>
                </w:tcMar>
                <w:hideMark/>
              </w:tcPr>
            </w:tcPrChange>
          </w:tcPr>
          <w:p w14:paraId="120391DA" w14:textId="6570059E" w:rsidR="00410355" w:rsidRDefault="00410355" w:rsidP="00410355">
            <w:pPr>
              <w:jc w:val="right"/>
            </w:pPr>
            <w:r>
              <w:t>0</w:t>
            </w:r>
          </w:p>
        </w:tc>
        <w:tc>
          <w:tcPr>
            <w:tcW w:w="1080" w:type="dxa"/>
            <w:shd w:val="clear" w:color="auto" w:fill="auto"/>
            <w:noWrap/>
            <w:tcMar>
              <w:top w:w="15" w:type="dxa"/>
              <w:left w:w="15" w:type="dxa"/>
              <w:bottom w:w="0" w:type="dxa"/>
              <w:right w:w="15" w:type="dxa"/>
            </w:tcMar>
            <w:hideMark/>
            <w:tcPrChange w:id="323" w:author="Chris Friedline" w:date="2015-06-24T13:42:00Z">
              <w:tcPr>
                <w:tcW w:w="990" w:type="dxa"/>
                <w:shd w:val="clear" w:color="auto" w:fill="auto"/>
                <w:noWrap/>
                <w:tcMar>
                  <w:top w:w="15" w:type="dxa"/>
                  <w:left w:w="15" w:type="dxa"/>
                  <w:bottom w:w="0" w:type="dxa"/>
                  <w:right w:w="15" w:type="dxa"/>
                </w:tcMar>
                <w:hideMark/>
              </w:tcPr>
            </w:tcPrChange>
          </w:tcPr>
          <w:p w14:paraId="2DFF120B" w14:textId="77777777" w:rsidR="00410355" w:rsidRDefault="00410355" w:rsidP="00410355">
            <w:pPr>
              <w:jc w:val="right"/>
            </w:pPr>
            <w:r>
              <w:t>10</w:t>
            </w:r>
          </w:p>
        </w:tc>
      </w:tr>
      <w:tr w:rsidR="00AF5A7D" w14:paraId="25F6F12F" w14:textId="77777777" w:rsidTr="00AF5A7D">
        <w:trPr>
          <w:trHeight w:val="300"/>
          <w:trPrChange w:id="324" w:author="Chris Friedline" w:date="2015-06-24T13:42:00Z">
            <w:trPr>
              <w:trHeight w:val="300"/>
            </w:trPr>
          </w:trPrChange>
        </w:trPr>
        <w:tc>
          <w:tcPr>
            <w:tcW w:w="1185" w:type="dxa"/>
            <w:shd w:val="clear" w:color="auto" w:fill="auto"/>
            <w:noWrap/>
            <w:tcMar>
              <w:top w:w="15" w:type="dxa"/>
              <w:left w:w="15" w:type="dxa"/>
              <w:bottom w:w="0" w:type="dxa"/>
              <w:right w:w="15" w:type="dxa"/>
            </w:tcMar>
            <w:hideMark/>
            <w:tcPrChange w:id="325" w:author="Chris Friedline" w:date="2015-06-24T13:42:00Z">
              <w:tcPr>
                <w:tcW w:w="1185" w:type="dxa"/>
                <w:shd w:val="clear" w:color="auto" w:fill="auto"/>
                <w:noWrap/>
                <w:tcMar>
                  <w:top w:w="15" w:type="dxa"/>
                  <w:left w:w="15" w:type="dxa"/>
                  <w:bottom w:w="0" w:type="dxa"/>
                  <w:right w:w="15" w:type="dxa"/>
                </w:tcMar>
                <w:hideMark/>
              </w:tcPr>
            </w:tcPrChange>
          </w:tcPr>
          <w:p w14:paraId="44617732" w14:textId="77777777" w:rsidR="00410355" w:rsidRDefault="00410355" w:rsidP="00410355">
            <w:r>
              <w:t>UN0177</w:t>
            </w:r>
          </w:p>
        </w:tc>
        <w:tc>
          <w:tcPr>
            <w:tcW w:w="5400" w:type="dxa"/>
            <w:tcPrChange w:id="326" w:author="Chris Friedline" w:date="2015-06-24T13:42:00Z">
              <w:tcPr>
                <w:tcW w:w="5400" w:type="dxa"/>
              </w:tcPr>
            </w:tcPrChange>
          </w:tcPr>
          <w:p w14:paraId="6FBB74F0" w14:textId="49CDD315" w:rsidR="00410355" w:rsidRDefault="00410355" w:rsidP="00410355">
            <w:r>
              <w:t>GO:0009570,GO:0003700,GO:0005524,GO:0005667,GO:0045449</w:t>
            </w:r>
          </w:p>
        </w:tc>
        <w:tc>
          <w:tcPr>
            <w:tcW w:w="1620" w:type="dxa"/>
            <w:shd w:val="clear" w:color="auto" w:fill="auto"/>
            <w:noWrap/>
            <w:tcMar>
              <w:top w:w="15" w:type="dxa"/>
              <w:left w:w="15" w:type="dxa"/>
              <w:bottom w:w="0" w:type="dxa"/>
              <w:right w:w="15" w:type="dxa"/>
            </w:tcMar>
            <w:hideMark/>
            <w:tcPrChange w:id="327" w:author="Chris Friedline" w:date="2015-06-24T13:42:00Z">
              <w:tcPr>
                <w:tcW w:w="1800" w:type="dxa"/>
                <w:shd w:val="clear" w:color="auto" w:fill="auto"/>
                <w:noWrap/>
                <w:tcMar>
                  <w:top w:w="15" w:type="dxa"/>
                  <w:left w:w="15" w:type="dxa"/>
                  <w:bottom w:w="0" w:type="dxa"/>
                  <w:right w:w="15" w:type="dxa"/>
                </w:tcMar>
                <w:hideMark/>
              </w:tcPr>
            </w:tcPrChange>
          </w:tcPr>
          <w:p w14:paraId="6A268C8F" w14:textId="7BA478CE" w:rsidR="00410355" w:rsidRDefault="00410355" w:rsidP="00410355">
            <w:pPr>
              <w:jc w:val="right"/>
            </w:pPr>
            <w:r>
              <w:t>1</w:t>
            </w:r>
          </w:p>
        </w:tc>
        <w:tc>
          <w:tcPr>
            <w:tcW w:w="1080" w:type="dxa"/>
            <w:shd w:val="clear" w:color="auto" w:fill="auto"/>
            <w:noWrap/>
            <w:tcMar>
              <w:top w:w="15" w:type="dxa"/>
              <w:left w:w="15" w:type="dxa"/>
              <w:bottom w:w="0" w:type="dxa"/>
              <w:right w:w="15" w:type="dxa"/>
            </w:tcMar>
            <w:hideMark/>
            <w:tcPrChange w:id="328" w:author="Chris Friedline" w:date="2015-06-24T13:42:00Z">
              <w:tcPr>
                <w:tcW w:w="990" w:type="dxa"/>
                <w:shd w:val="clear" w:color="auto" w:fill="auto"/>
                <w:noWrap/>
                <w:tcMar>
                  <w:top w:w="15" w:type="dxa"/>
                  <w:left w:w="15" w:type="dxa"/>
                  <w:bottom w:w="0" w:type="dxa"/>
                  <w:right w:w="15" w:type="dxa"/>
                </w:tcMar>
                <w:hideMark/>
              </w:tcPr>
            </w:tcPrChange>
          </w:tcPr>
          <w:p w14:paraId="63EB2A28" w14:textId="77777777" w:rsidR="00410355" w:rsidRDefault="00410355" w:rsidP="00410355">
            <w:pPr>
              <w:jc w:val="right"/>
            </w:pPr>
            <w:r>
              <w:t>14</w:t>
            </w:r>
          </w:p>
        </w:tc>
      </w:tr>
      <w:tr w:rsidR="00AF5A7D" w14:paraId="4779DD71" w14:textId="77777777" w:rsidTr="00AF5A7D">
        <w:trPr>
          <w:trHeight w:val="300"/>
          <w:trPrChange w:id="329" w:author="Chris Friedline" w:date="2015-06-24T13:42:00Z">
            <w:trPr>
              <w:trHeight w:val="300"/>
            </w:trPr>
          </w:trPrChange>
        </w:trPr>
        <w:tc>
          <w:tcPr>
            <w:tcW w:w="1185" w:type="dxa"/>
            <w:shd w:val="clear" w:color="auto" w:fill="auto"/>
            <w:noWrap/>
            <w:tcMar>
              <w:top w:w="15" w:type="dxa"/>
              <w:left w:w="15" w:type="dxa"/>
              <w:bottom w:w="0" w:type="dxa"/>
              <w:right w:w="15" w:type="dxa"/>
            </w:tcMar>
            <w:hideMark/>
            <w:tcPrChange w:id="330" w:author="Chris Friedline" w:date="2015-06-24T13:42:00Z">
              <w:tcPr>
                <w:tcW w:w="1185" w:type="dxa"/>
                <w:shd w:val="clear" w:color="auto" w:fill="auto"/>
                <w:noWrap/>
                <w:tcMar>
                  <w:top w:w="15" w:type="dxa"/>
                  <w:left w:w="15" w:type="dxa"/>
                  <w:bottom w:w="0" w:type="dxa"/>
                  <w:right w:w="15" w:type="dxa"/>
                </w:tcMar>
                <w:hideMark/>
              </w:tcPr>
            </w:tcPrChange>
          </w:tcPr>
          <w:p w14:paraId="0D8F5FC9" w14:textId="77777777" w:rsidR="00410355" w:rsidRDefault="00410355" w:rsidP="00410355">
            <w:r>
              <w:t>UN0195</w:t>
            </w:r>
          </w:p>
        </w:tc>
        <w:tc>
          <w:tcPr>
            <w:tcW w:w="5400" w:type="dxa"/>
            <w:tcPrChange w:id="331" w:author="Chris Friedline" w:date="2015-06-24T13:42:00Z">
              <w:tcPr>
                <w:tcW w:w="5400" w:type="dxa"/>
              </w:tcPr>
            </w:tcPrChange>
          </w:tcPr>
          <w:p w14:paraId="69ACB0BB" w14:textId="7827B740" w:rsidR="00410355" w:rsidRDefault="00410355" w:rsidP="00410355">
            <w:r>
              <w:t>GO:0004497,GO:0005515,GO:0016984,GO:0009853,GO:0019253,GO:0055114,GO:0009573,GO:0046487</w:t>
            </w:r>
          </w:p>
        </w:tc>
        <w:tc>
          <w:tcPr>
            <w:tcW w:w="1620" w:type="dxa"/>
            <w:shd w:val="clear" w:color="auto" w:fill="auto"/>
            <w:noWrap/>
            <w:tcMar>
              <w:top w:w="15" w:type="dxa"/>
              <w:left w:w="15" w:type="dxa"/>
              <w:bottom w:w="0" w:type="dxa"/>
              <w:right w:w="15" w:type="dxa"/>
            </w:tcMar>
            <w:hideMark/>
            <w:tcPrChange w:id="332" w:author="Chris Friedline" w:date="2015-06-24T13:42:00Z">
              <w:tcPr>
                <w:tcW w:w="1800" w:type="dxa"/>
                <w:shd w:val="clear" w:color="auto" w:fill="auto"/>
                <w:noWrap/>
                <w:tcMar>
                  <w:top w:w="15" w:type="dxa"/>
                  <w:left w:w="15" w:type="dxa"/>
                  <w:bottom w:w="0" w:type="dxa"/>
                  <w:right w:w="15" w:type="dxa"/>
                </w:tcMar>
                <w:hideMark/>
              </w:tcPr>
            </w:tcPrChange>
          </w:tcPr>
          <w:p w14:paraId="505A4EFA" w14:textId="05821001" w:rsidR="00410355" w:rsidRDefault="00410355" w:rsidP="00410355">
            <w:pPr>
              <w:jc w:val="right"/>
            </w:pPr>
            <w:r>
              <w:t>0</w:t>
            </w:r>
          </w:p>
        </w:tc>
        <w:tc>
          <w:tcPr>
            <w:tcW w:w="1080" w:type="dxa"/>
            <w:shd w:val="clear" w:color="auto" w:fill="auto"/>
            <w:noWrap/>
            <w:tcMar>
              <w:top w:w="15" w:type="dxa"/>
              <w:left w:w="15" w:type="dxa"/>
              <w:bottom w:w="0" w:type="dxa"/>
              <w:right w:w="15" w:type="dxa"/>
            </w:tcMar>
            <w:hideMark/>
            <w:tcPrChange w:id="333" w:author="Chris Friedline" w:date="2015-06-24T13:42:00Z">
              <w:tcPr>
                <w:tcW w:w="990" w:type="dxa"/>
                <w:shd w:val="clear" w:color="auto" w:fill="auto"/>
                <w:noWrap/>
                <w:tcMar>
                  <w:top w:w="15" w:type="dxa"/>
                  <w:left w:w="15" w:type="dxa"/>
                  <w:bottom w:w="0" w:type="dxa"/>
                  <w:right w:w="15" w:type="dxa"/>
                </w:tcMar>
                <w:hideMark/>
              </w:tcPr>
            </w:tcPrChange>
          </w:tcPr>
          <w:p w14:paraId="3394A610" w14:textId="77777777" w:rsidR="00410355" w:rsidRDefault="00410355" w:rsidP="00410355">
            <w:pPr>
              <w:jc w:val="right"/>
            </w:pPr>
            <w:r>
              <w:t>17</w:t>
            </w:r>
          </w:p>
        </w:tc>
      </w:tr>
      <w:tr w:rsidR="00AF5A7D" w14:paraId="019298E3" w14:textId="77777777" w:rsidTr="00AF5A7D">
        <w:trPr>
          <w:trHeight w:val="300"/>
          <w:trPrChange w:id="334" w:author="Chris Friedline" w:date="2015-06-24T13:42:00Z">
            <w:trPr>
              <w:trHeight w:val="300"/>
            </w:trPr>
          </w:trPrChange>
        </w:trPr>
        <w:tc>
          <w:tcPr>
            <w:tcW w:w="1185" w:type="dxa"/>
            <w:shd w:val="clear" w:color="auto" w:fill="auto"/>
            <w:noWrap/>
            <w:tcMar>
              <w:top w:w="15" w:type="dxa"/>
              <w:left w:w="15" w:type="dxa"/>
              <w:bottom w:w="0" w:type="dxa"/>
              <w:right w:w="15" w:type="dxa"/>
            </w:tcMar>
            <w:hideMark/>
            <w:tcPrChange w:id="335" w:author="Chris Friedline" w:date="2015-06-24T13:42:00Z">
              <w:tcPr>
                <w:tcW w:w="1185" w:type="dxa"/>
                <w:shd w:val="clear" w:color="auto" w:fill="auto"/>
                <w:noWrap/>
                <w:tcMar>
                  <w:top w:w="15" w:type="dxa"/>
                  <w:left w:w="15" w:type="dxa"/>
                  <w:bottom w:w="0" w:type="dxa"/>
                  <w:right w:w="15" w:type="dxa"/>
                </w:tcMar>
                <w:hideMark/>
              </w:tcPr>
            </w:tcPrChange>
          </w:tcPr>
          <w:p w14:paraId="29310348" w14:textId="77777777" w:rsidR="00410355" w:rsidRDefault="00410355" w:rsidP="00410355">
            <w:r>
              <w:t>UN0205</w:t>
            </w:r>
          </w:p>
        </w:tc>
        <w:tc>
          <w:tcPr>
            <w:tcW w:w="5400" w:type="dxa"/>
            <w:tcPrChange w:id="336" w:author="Chris Friedline" w:date="2015-06-24T13:42:00Z">
              <w:tcPr>
                <w:tcW w:w="5400" w:type="dxa"/>
              </w:tcPr>
            </w:tcPrChange>
          </w:tcPr>
          <w:p w14:paraId="5380AF9F" w14:textId="26ADFE4C" w:rsidR="00410355" w:rsidRDefault="00410355" w:rsidP="00410355">
            <w:r>
              <w:t>GO:0004497,GO:0016984,GO:0009853,GO:0019253,GO:0055114,GO:0009573,GO:0046487</w:t>
            </w:r>
          </w:p>
        </w:tc>
        <w:tc>
          <w:tcPr>
            <w:tcW w:w="1620" w:type="dxa"/>
            <w:shd w:val="clear" w:color="auto" w:fill="auto"/>
            <w:noWrap/>
            <w:tcMar>
              <w:top w:w="15" w:type="dxa"/>
              <w:left w:w="15" w:type="dxa"/>
              <w:bottom w:w="0" w:type="dxa"/>
              <w:right w:w="15" w:type="dxa"/>
            </w:tcMar>
            <w:hideMark/>
            <w:tcPrChange w:id="337" w:author="Chris Friedline" w:date="2015-06-24T13:42:00Z">
              <w:tcPr>
                <w:tcW w:w="1800" w:type="dxa"/>
                <w:shd w:val="clear" w:color="auto" w:fill="auto"/>
                <w:noWrap/>
                <w:tcMar>
                  <w:top w:w="15" w:type="dxa"/>
                  <w:left w:w="15" w:type="dxa"/>
                  <w:bottom w:w="0" w:type="dxa"/>
                  <w:right w:w="15" w:type="dxa"/>
                </w:tcMar>
                <w:hideMark/>
              </w:tcPr>
            </w:tcPrChange>
          </w:tcPr>
          <w:p w14:paraId="5857A2B8" w14:textId="2104E2E2" w:rsidR="00410355" w:rsidRDefault="00410355" w:rsidP="00410355">
            <w:pPr>
              <w:jc w:val="right"/>
            </w:pPr>
            <w:r>
              <w:t>0</w:t>
            </w:r>
          </w:p>
        </w:tc>
        <w:tc>
          <w:tcPr>
            <w:tcW w:w="1080" w:type="dxa"/>
            <w:shd w:val="clear" w:color="auto" w:fill="auto"/>
            <w:noWrap/>
            <w:tcMar>
              <w:top w:w="15" w:type="dxa"/>
              <w:left w:w="15" w:type="dxa"/>
              <w:bottom w:w="0" w:type="dxa"/>
              <w:right w:w="15" w:type="dxa"/>
            </w:tcMar>
            <w:hideMark/>
            <w:tcPrChange w:id="338" w:author="Chris Friedline" w:date="2015-06-24T13:42:00Z">
              <w:tcPr>
                <w:tcW w:w="990" w:type="dxa"/>
                <w:shd w:val="clear" w:color="auto" w:fill="auto"/>
                <w:noWrap/>
                <w:tcMar>
                  <w:top w:w="15" w:type="dxa"/>
                  <w:left w:w="15" w:type="dxa"/>
                  <w:bottom w:w="0" w:type="dxa"/>
                  <w:right w:w="15" w:type="dxa"/>
                </w:tcMar>
                <w:hideMark/>
              </w:tcPr>
            </w:tcPrChange>
          </w:tcPr>
          <w:p w14:paraId="350A4436" w14:textId="77777777" w:rsidR="00410355" w:rsidRDefault="00410355" w:rsidP="00410355">
            <w:pPr>
              <w:jc w:val="right"/>
            </w:pPr>
            <w:r>
              <w:t>21</w:t>
            </w:r>
          </w:p>
        </w:tc>
      </w:tr>
      <w:tr w:rsidR="00AF5A7D" w14:paraId="676E6375" w14:textId="77777777" w:rsidTr="00AF5A7D">
        <w:trPr>
          <w:trHeight w:val="300"/>
          <w:trPrChange w:id="339" w:author="Chris Friedline" w:date="2015-06-24T13:42:00Z">
            <w:trPr>
              <w:trHeight w:val="300"/>
            </w:trPr>
          </w:trPrChange>
        </w:trPr>
        <w:tc>
          <w:tcPr>
            <w:tcW w:w="1185" w:type="dxa"/>
            <w:shd w:val="clear" w:color="auto" w:fill="auto"/>
            <w:noWrap/>
            <w:tcMar>
              <w:top w:w="15" w:type="dxa"/>
              <w:left w:w="15" w:type="dxa"/>
              <w:bottom w:w="0" w:type="dxa"/>
              <w:right w:w="15" w:type="dxa"/>
            </w:tcMar>
            <w:hideMark/>
            <w:tcPrChange w:id="340" w:author="Chris Friedline" w:date="2015-06-24T13:42:00Z">
              <w:tcPr>
                <w:tcW w:w="1185" w:type="dxa"/>
                <w:shd w:val="clear" w:color="auto" w:fill="auto"/>
                <w:noWrap/>
                <w:tcMar>
                  <w:top w:w="15" w:type="dxa"/>
                  <w:left w:w="15" w:type="dxa"/>
                  <w:bottom w:w="0" w:type="dxa"/>
                  <w:right w:w="15" w:type="dxa"/>
                </w:tcMar>
                <w:hideMark/>
              </w:tcPr>
            </w:tcPrChange>
          </w:tcPr>
          <w:p w14:paraId="6FFFFE53" w14:textId="77777777" w:rsidR="00410355" w:rsidRDefault="00410355" w:rsidP="00410355">
            <w:r>
              <w:t>UN0240</w:t>
            </w:r>
          </w:p>
        </w:tc>
        <w:tc>
          <w:tcPr>
            <w:tcW w:w="5400" w:type="dxa"/>
            <w:tcPrChange w:id="341" w:author="Chris Friedline" w:date="2015-06-24T13:42:00Z">
              <w:tcPr>
                <w:tcW w:w="5400" w:type="dxa"/>
              </w:tcPr>
            </w:tcPrChange>
          </w:tcPr>
          <w:p w14:paraId="0ECDDE2D" w14:textId="7C0180BF" w:rsidR="00410355" w:rsidRDefault="00410355" w:rsidP="00410355">
            <w:r>
              <w:t>GO:0004332,GO:0006096,GO:0006000,GO:0006013,GO:0006020,GO:0006094,GO:0006098,GO:0015976</w:t>
            </w:r>
          </w:p>
        </w:tc>
        <w:tc>
          <w:tcPr>
            <w:tcW w:w="1620" w:type="dxa"/>
            <w:shd w:val="clear" w:color="auto" w:fill="auto"/>
            <w:noWrap/>
            <w:tcMar>
              <w:top w:w="15" w:type="dxa"/>
              <w:left w:w="15" w:type="dxa"/>
              <w:bottom w:w="0" w:type="dxa"/>
              <w:right w:w="15" w:type="dxa"/>
            </w:tcMar>
            <w:hideMark/>
            <w:tcPrChange w:id="342" w:author="Chris Friedline" w:date="2015-06-24T13:42:00Z">
              <w:tcPr>
                <w:tcW w:w="1800" w:type="dxa"/>
                <w:shd w:val="clear" w:color="auto" w:fill="auto"/>
                <w:noWrap/>
                <w:tcMar>
                  <w:top w:w="15" w:type="dxa"/>
                  <w:left w:w="15" w:type="dxa"/>
                  <w:bottom w:w="0" w:type="dxa"/>
                  <w:right w:w="15" w:type="dxa"/>
                </w:tcMar>
                <w:hideMark/>
              </w:tcPr>
            </w:tcPrChange>
          </w:tcPr>
          <w:p w14:paraId="4ACCA965" w14:textId="0ADE5775" w:rsidR="00410355" w:rsidRDefault="00410355" w:rsidP="00410355">
            <w:pPr>
              <w:jc w:val="right"/>
            </w:pPr>
            <w:r>
              <w:t>0</w:t>
            </w:r>
          </w:p>
        </w:tc>
        <w:tc>
          <w:tcPr>
            <w:tcW w:w="1080" w:type="dxa"/>
            <w:shd w:val="clear" w:color="auto" w:fill="auto"/>
            <w:noWrap/>
            <w:tcMar>
              <w:top w:w="15" w:type="dxa"/>
              <w:left w:w="15" w:type="dxa"/>
              <w:bottom w:w="0" w:type="dxa"/>
              <w:right w:w="15" w:type="dxa"/>
            </w:tcMar>
            <w:hideMark/>
            <w:tcPrChange w:id="343" w:author="Chris Friedline" w:date="2015-06-24T13:42:00Z">
              <w:tcPr>
                <w:tcW w:w="990" w:type="dxa"/>
                <w:shd w:val="clear" w:color="auto" w:fill="auto"/>
                <w:noWrap/>
                <w:tcMar>
                  <w:top w:w="15" w:type="dxa"/>
                  <w:left w:w="15" w:type="dxa"/>
                  <w:bottom w:w="0" w:type="dxa"/>
                  <w:right w:w="15" w:type="dxa"/>
                </w:tcMar>
                <w:hideMark/>
              </w:tcPr>
            </w:tcPrChange>
          </w:tcPr>
          <w:p w14:paraId="288B54A5" w14:textId="77777777" w:rsidR="00410355" w:rsidRDefault="00410355" w:rsidP="00410355">
            <w:pPr>
              <w:jc w:val="right"/>
            </w:pPr>
            <w:r>
              <w:t>9</w:t>
            </w:r>
          </w:p>
        </w:tc>
      </w:tr>
      <w:tr w:rsidR="00AF5A7D" w14:paraId="4DEFF6DD" w14:textId="77777777" w:rsidTr="00AF5A7D">
        <w:trPr>
          <w:trHeight w:val="300"/>
          <w:trPrChange w:id="344" w:author="Chris Friedline" w:date="2015-06-24T13:42:00Z">
            <w:trPr>
              <w:trHeight w:val="300"/>
            </w:trPr>
          </w:trPrChange>
        </w:trPr>
        <w:tc>
          <w:tcPr>
            <w:tcW w:w="1185" w:type="dxa"/>
            <w:shd w:val="clear" w:color="auto" w:fill="auto"/>
            <w:noWrap/>
            <w:tcMar>
              <w:top w:w="15" w:type="dxa"/>
              <w:left w:w="15" w:type="dxa"/>
              <w:bottom w:w="0" w:type="dxa"/>
              <w:right w:w="15" w:type="dxa"/>
            </w:tcMar>
            <w:hideMark/>
            <w:tcPrChange w:id="345" w:author="Chris Friedline" w:date="2015-06-24T13:42:00Z">
              <w:tcPr>
                <w:tcW w:w="1185" w:type="dxa"/>
                <w:shd w:val="clear" w:color="auto" w:fill="auto"/>
                <w:noWrap/>
                <w:tcMar>
                  <w:top w:w="15" w:type="dxa"/>
                  <w:left w:w="15" w:type="dxa"/>
                  <w:bottom w:w="0" w:type="dxa"/>
                  <w:right w:w="15" w:type="dxa"/>
                </w:tcMar>
                <w:hideMark/>
              </w:tcPr>
            </w:tcPrChange>
          </w:tcPr>
          <w:p w14:paraId="10EA8062" w14:textId="77777777" w:rsidR="00410355" w:rsidRDefault="00410355" w:rsidP="00410355">
            <w:r>
              <w:t>UN0243</w:t>
            </w:r>
          </w:p>
        </w:tc>
        <w:tc>
          <w:tcPr>
            <w:tcW w:w="5400" w:type="dxa"/>
            <w:tcPrChange w:id="346" w:author="Chris Friedline" w:date="2015-06-24T13:42:00Z">
              <w:tcPr>
                <w:tcW w:w="5400" w:type="dxa"/>
              </w:tcPr>
            </w:tcPrChange>
          </w:tcPr>
          <w:p w14:paraId="13D65C74" w14:textId="60B5291A" w:rsidR="00410355" w:rsidRDefault="00410355" w:rsidP="00410355">
            <w:r>
              <w:t>GO:0004497,GO:0005515,GO:0016984,GO:0009853,GO:0019253,GO:0055114,GO:0009573,GO:0046487</w:t>
            </w:r>
          </w:p>
        </w:tc>
        <w:tc>
          <w:tcPr>
            <w:tcW w:w="1620" w:type="dxa"/>
            <w:shd w:val="clear" w:color="auto" w:fill="auto"/>
            <w:noWrap/>
            <w:tcMar>
              <w:top w:w="15" w:type="dxa"/>
              <w:left w:w="15" w:type="dxa"/>
              <w:bottom w:w="0" w:type="dxa"/>
              <w:right w:w="15" w:type="dxa"/>
            </w:tcMar>
            <w:hideMark/>
            <w:tcPrChange w:id="347" w:author="Chris Friedline" w:date="2015-06-24T13:42:00Z">
              <w:tcPr>
                <w:tcW w:w="1800" w:type="dxa"/>
                <w:shd w:val="clear" w:color="auto" w:fill="auto"/>
                <w:noWrap/>
                <w:tcMar>
                  <w:top w:w="15" w:type="dxa"/>
                  <w:left w:w="15" w:type="dxa"/>
                  <w:bottom w:w="0" w:type="dxa"/>
                  <w:right w:w="15" w:type="dxa"/>
                </w:tcMar>
                <w:hideMark/>
              </w:tcPr>
            </w:tcPrChange>
          </w:tcPr>
          <w:p w14:paraId="0F4BF344" w14:textId="0AD12072" w:rsidR="00410355" w:rsidRDefault="00410355" w:rsidP="00410355">
            <w:pPr>
              <w:jc w:val="right"/>
            </w:pPr>
            <w:r>
              <w:t>4</w:t>
            </w:r>
          </w:p>
        </w:tc>
        <w:tc>
          <w:tcPr>
            <w:tcW w:w="1080" w:type="dxa"/>
            <w:shd w:val="clear" w:color="auto" w:fill="auto"/>
            <w:noWrap/>
            <w:tcMar>
              <w:top w:w="15" w:type="dxa"/>
              <w:left w:w="15" w:type="dxa"/>
              <w:bottom w:w="0" w:type="dxa"/>
              <w:right w:w="15" w:type="dxa"/>
            </w:tcMar>
            <w:hideMark/>
            <w:tcPrChange w:id="348" w:author="Chris Friedline" w:date="2015-06-24T13:42:00Z">
              <w:tcPr>
                <w:tcW w:w="990" w:type="dxa"/>
                <w:shd w:val="clear" w:color="auto" w:fill="auto"/>
                <w:noWrap/>
                <w:tcMar>
                  <w:top w:w="15" w:type="dxa"/>
                  <w:left w:w="15" w:type="dxa"/>
                  <w:bottom w:w="0" w:type="dxa"/>
                  <w:right w:w="15" w:type="dxa"/>
                </w:tcMar>
                <w:hideMark/>
              </w:tcPr>
            </w:tcPrChange>
          </w:tcPr>
          <w:p w14:paraId="6FC02C00" w14:textId="77777777" w:rsidR="00410355" w:rsidRDefault="00410355" w:rsidP="00410355">
            <w:pPr>
              <w:jc w:val="right"/>
            </w:pPr>
            <w:r>
              <w:t>82</w:t>
            </w:r>
          </w:p>
        </w:tc>
      </w:tr>
      <w:tr w:rsidR="00AF5A7D" w14:paraId="49199B3D" w14:textId="77777777" w:rsidTr="00AF5A7D">
        <w:trPr>
          <w:trHeight w:val="300"/>
          <w:trPrChange w:id="349" w:author="Chris Friedline" w:date="2015-06-24T13:42:00Z">
            <w:trPr>
              <w:trHeight w:val="300"/>
            </w:trPr>
          </w:trPrChange>
        </w:trPr>
        <w:tc>
          <w:tcPr>
            <w:tcW w:w="1185" w:type="dxa"/>
            <w:shd w:val="clear" w:color="auto" w:fill="auto"/>
            <w:noWrap/>
            <w:tcMar>
              <w:top w:w="15" w:type="dxa"/>
              <w:left w:w="15" w:type="dxa"/>
              <w:bottom w:w="0" w:type="dxa"/>
              <w:right w:w="15" w:type="dxa"/>
            </w:tcMar>
            <w:hideMark/>
            <w:tcPrChange w:id="350" w:author="Chris Friedline" w:date="2015-06-24T13:42:00Z">
              <w:tcPr>
                <w:tcW w:w="1185" w:type="dxa"/>
                <w:shd w:val="clear" w:color="auto" w:fill="auto"/>
                <w:noWrap/>
                <w:tcMar>
                  <w:top w:w="15" w:type="dxa"/>
                  <w:left w:w="15" w:type="dxa"/>
                  <w:bottom w:w="0" w:type="dxa"/>
                  <w:right w:w="15" w:type="dxa"/>
                </w:tcMar>
                <w:hideMark/>
              </w:tcPr>
            </w:tcPrChange>
          </w:tcPr>
          <w:p w14:paraId="09DE559A" w14:textId="77777777" w:rsidR="00410355" w:rsidRDefault="00410355" w:rsidP="00410355">
            <w:r>
              <w:t>UN0285</w:t>
            </w:r>
          </w:p>
        </w:tc>
        <w:tc>
          <w:tcPr>
            <w:tcW w:w="5400" w:type="dxa"/>
            <w:tcPrChange w:id="351" w:author="Chris Friedline" w:date="2015-06-24T13:42:00Z">
              <w:tcPr>
                <w:tcW w:w="5400" w:type="dxa"/>
              </w:tcPr>
            </w:tcPrChange>
          </w:tcPr>
          <w:p w14:paraId="6910920A" w14:textId="20F6C541" w:rsidR="00410355" w:rsidRDefault="00410355" w:rsidP="00410355">
            <w:r>
              <w:t>GO:0009522,GO:0016021,GO:0015979</w:t>
            </w:r>
          </w:p>
        </w:tc>
        <w:tc>
          <w:tcPr>
            <w:tcW w:w="1620" w:type="dxa"/>
            <w:shd w:val="clear" w:color="auto" w:fill="auto"/>
            <w:noWrap/>
            <w:tcMar>
              <w:top w:w="15" w:type="dxa"/>
              <w:left w:w="15" w:type="dxa"/>
              <w:bottom w:w="0" w:type="dxa"/>
              <w:right w:w="15" w:type="dxa"/>
            </w:tcMar>
            <w:hideMark/>
            <w:tcPrChange w:id="352" w:author="Chris Friedline" w:date="2015-06-24T13:42:00Z">
              <w:tcPr>
                <w:tcW w:w="1800" w:type="dxa"/>
                <w:shd w:val="clear" w:color="auto" w:fill="auto"/>
                <w:noWrap/>
                <w:tcMar>
                  <w:top w:w="15" w:type="dxa"/>
                  <w:left w:w="15" w:type="dxa"/>
                  <w:bottom w:w="0" w:type="dxa"/>
                  <w:right w:w="15" w:type="dxa"/>
                </w:tcMar>
                <w:hideMark/>
              </w:tcPr>
            </w:tcPrChange>
          </w:tcPr>
          <w:p w14:paraId="3186BC34" w14:textId="21A599F8" w:rsidR="00410355" w:rsidRDefault="00410355" w:rsidP="00410355">
            <w:pPr>
              <w:jc w:val="right"/>
            </w:pPr>
            <w:r>
              <w:t>2</w:t>
            </w:r>
          </w:p>
        </w:tc>
        <w:tc>
          <w:tcPr>
            <w:tcW w:w="1080" w:type="dxa"/>
            <w:shd w:val="clear" w:color="auto" w:fill="auto"/>
            <w:noWrap/>
            <w:tcMar>
              <w:top w:w="15" w:type="dxa"/>
              <w:left w:w="15" w:type="dxa"/>
              <w:bottom w:w="0" w:type="dxa"/>
              <w:right w:w="15" w:type="dxa"/>
            </w:tcMar>
            <w:hideMark/>
            <w:tcPrChange w:id="353" w:author="Chris Friedline" w:date="2015-06-24T13:42:00Z">
              <w:tcPr>
                <w:tcW w:w="990" w:type="dxa"/>
                <w:shd w:val="clear" w:color="auto" w:fill="auto"/>
                <w:noWrap/>
                <w:tcMar>
                  <w:top w:w="15" w:type="dxa"/>
                  <w:left w:w="15" w:type="dxa"/>
                  <w:bottom w:w="0" w:type="dxa"/>
                  <w:right w:w="15" w:type="dxa"/>
                </w:tcMar>
                <w:hideMark/>
              </w:tcPr>
            </w:tcPrChange>
          </w:tcPr>
          <w:p w14:paraId="18EEE6C4" w14:textId="77777777" w:rsidR="00410355" w:rsidRDefault="00410355" w:rsidP="00410355">
            <w:pPr>
              <w:jc w:val="right"/>
            </w:pPr>
            <w:r>
              <w:t>22</w:t>
            </w:r>
          </w:p>
        </w:tc>
      </w:tr>
      <w:tr w:rsidR="00AF5A7D" w14:paraId="4FBB9EC1" w14:textId="77777777" w:rsidTr="00AF5A7D">
        <w:trPr>
          <w:trHeight w:val="300"/>
          <w:trPrChange w:id="354" w:author="Chris Friedline" w:date="2015-06-24T13:42:00Z">
            <w:trPr>
              <w:trHeight w:val="300"/>
            </w:trPr>
          </w:trPrChange>
        </w:trPr>
        <w:tc>
          <w:tcPr>
            <w:tcW w:w="1185" w:type="dxa"/>
            <w:shd w:val="clear" w:color="auto" w:fill="auto"/>
            <w:noWrap/>
            <w:tcMar>
              <w:top w:w="15" w:type="dxa"/>
              <w:left w:w="15" w:type="dxa"/>
              <w:bottom w:w="0" w:type="dxa"/>
              <w:right w:w="15" w:type="dxa"/>
            </w:tcMar>
            <w:hideMark/>
            <w:tcPrChange w:id="355" w:author="Chris Friedline" w:date="2015-06-24T13:42:00Z">
              <w:tcPr>
                <w:tcW w:w="1185" w:type="dxa"/>
                <w:shd w:val="clear" w:color="auto" w:fill="auto"/>
                <w:noWrap/>
                <w:tcMar>
                  <w:top w:w="15" w:type="dxa"/>
                  <w:left w:w="15" w:type="dxa"/>
                  <w:bottom w:w="0" w:type="dxa"/>
                  <w:right w:w="15" w:type="dxa"/>
                </w:tcMar>
                <w:hideMark/>
              </w:tcPr>
            </w:tcPrChange>
          </w:tcPr>
          <w:p w14:paraId="76655C48" w14:textId="77777777" w:rsidR="00410355" w:rsidRDefault="00410355" w:rsidP="00410355">
            <w:r>
              <w:t>UN0323</w:t>
            </w:r>
          </w:p>
        </w:tc>
        <w:tc>
          <w:tcPr>
            <w:tcW w:w="5400" w:type="dxa"/>
            <w:tcPrChange w:id="356" w:author="Chris Friedline" w:date="2015-06-24T13:42:00Z">
              <w:tcPr>
                <w:tcW w:w="5400" w:type="dxa"/>
              </w:tcPr>
            </w:tcPrChange>
          </w:tcPr>
          <w:p w14:paraId="38C80596" w14:textId="35FA1D4A" w:rsidR="00410355" w:rsidRDefault="00410355" w:rsidP="00410355">
            <w:r>
              <w:t>GO:0006952,GO:0009607</w:t>
            </w:r>
          </w:p>
        </w:tc>
        <w:tc>
          <w:tcPr>
            <w:tcW w:w="1620" w:type="dxa"/>
            <w:shd w:val="clear" w:color="auto" w:fill="auto"/>
            <w:noWrap/>
            <w:tcMar>
              <w:top w:w="15" w:type="dxa"/>
              <w:left w:w="15" w:type="dxa"/>
              <w:bottom w:w="0" w:type="dxa"/>
              <w:right w:w="15" w:type="dxa"/>
            </w:tcMar>
            <w:hideMark/>
            <w:tcPrChange w:id="357" w:author="Chris Friedline" w:date="2015-06-24T13:42:00Z">
              <w:tcPr>
                <w:tcW w:w="1800" w:type="dxa"/>
                <w:shd w:val="clear" w:color="auto" w:fill="auto"/>
                <w:noWrap/>
                <w:tcMar>
                  <w:top w:w="15" w:type="dxa"/>
                  <w:left w:w="15" w:type="dxa"/>
                  <w:bottom w:w="0" w:type="dxa"/>
                  <w:right w:w="15" w:type="dxa"/>
                </w:tcMar>
                <w:hideMark/>
              </w:tcPr>
            </w:tcPrChange>
          </w:tcPr>
          <w:p w14:paraId="2992304B" w14:textId="3BBF6665" w:rsidR="00410355" w:rsidRDefault="00410355" w:rsidP="00410355">
            <w:pPr>
              <w:jc w:val="right"/>
            </w:pPr>
            <w:r>
              <w:t>0</w:t>
            </w:r>
          </w:p>
        </w:tc>
        <w:tc>
          <w:tcPr>
            <w:tcW w:w="1080" w:type="dxa"/>
            <w:shd w:val="clear" w:color="auto" w:fill="auto"/>
            <w:noWrap/>
            <w:tcMar>
              <w:top w:w="15" w:type="dxa"/>
              <w:left w:w="15" w:type="dxa"/>
              <w:bottom w:w="0" w:type="dxa"/>
              <w:right w:w="15" w:type="dxa"/>
            </w:tcMar>
            <w:hideMark/>
            <w:tcPrChange w:id="358" w:author="Chris Friedline" w:date="2015-06-24T13:42:00Z">
              <w:tcPr>
                <w:tcW w:w="990" w:type="dxa"/>
                <w:shd w:val="clear" w:color="auto" w:fill="auto"/>
                <w:noWrap/>
                <w:tcMar>
                  <w:top w:w="15" w:type="dxa"/>
                  <w:left w:w="15" w:type="dxa"/>
                  <w:bottom w:w="0" w:type="dxa"/>
                  <w:right w:w="15" w:type="dxa"/>
                </w:tcMar>
                <w:hideMark/>
              </w:tcPr>
            </w:tcPrChange>
          </w:tcPr>
          <w:p w14:paraId="685363B8" w14:textId="77777777" w:rsidR="00410355" w:rsidRDefault="00410355" w:rsidP="00410355">
            <w:pPr>
              <w:jc w:val="right"/>
            </w:pPr>
            <w:r>
              <w:t>25</w:t>
            </w:r>
          </w:p>
        </w:tc>
      </w:tr>
      <w:tr w:rsidR="00AF5A7D" w14:paraId="49D9A265" w14:textId="77777777" w:rsidTr="00AF5A7D">
        <w:trPr>
          <w:trHeight w:val="300"/>
          <w:trPrChange w:id="359" w:author="Chris Friedline" w:date="2015-06-24T13:42:00Z">
            <w:trPr>
              <w:trHeight w:val="300"/>
            </w:trPr>
          </w:trPrChange>
        </w:trPr>
        <w:tc>
          <w:tcPr>
            <w:tcW w:w="1185" w:type="dxa"/>
            <w:shd w:val="clear" w:color="auto" w:fill="auto"/>
            <w:noWrap/>
            <w:tcMar>
              <w:top w:w="15" w:type="dxa"/>
              <w:left w:w="15" w:type="dxa"/>
              <w:bottom w:w="0" w:type="dxa"/>
              <w:right w:w="15" w:type="dxa"/>
            </w:tcMar>
            <w:hideMark/>
            <w:tcPrChange w:id="360" w:author="Chris Friedline" w:date="2015-06-24T13:42:00Z">
              <w:tcPr>
                <w:tcW w:w="1185" w:type="dxa"/>
                <w:shd w:val="clear" w:color="auto" w:fill="auto"/>
                <w:noWrap/>
                <w:tcMar>
                  <w:top w:w="15" w:type="dxa"/>
                  <w:left w:w="15" w:type="dxa"/>
                  <w:bottom w:w="0" w:type="dxa"/>
                  <w:right w:w="15" w:type="dxa"/>
                </w:tcMar>
                <w:hideMark/>
              </w:tcPr>
            </w:tcPrChange>
          </w:tcPr>
          <w:p w14:paraId="6BC62F52" w14:textId="77777777" w:rsidR="00410355" w:rsidRDefault="00410355" w:rsidP="00410355">
            <w:r>
              <w:t>UN0326</w:t>
            </w:r>
          </w:p>
        </w:tc>
        <w:tc>
          <w:tcPr>
            <w:tcW w:w="5400" w:type="dxa"/>
            <w:tcPrChange w:id="361" w:author="Chris Friedline" w:date="2015-06-24T13:42:00Z">
              <w:tcPr>
                <w:tcW w:w="5400" w:type="dxa"/>
              </w:tcPr>
            </w:tcPrChange>
          </w:tcPr>
          <w:p w14:paraId="2FFBECDF" w14:textId="57426F15" w:rsidR="00410355" w:rsidRDefault="00410355" w:rsidP="00410355">
            <w:r>
              <w:t>GO:0004497,GO:0005515,GO:0016984,GO:0009853,GO:0019253,GO:0055114,GO:0009573,GO:0046487</w:t>
            </w:r>
          </w:p>
        </w:tc>
        <w:tc>
          <w:tcPr>
            <w:tcW w:w="1620" w:type="dxa"/>
            <w:shd w:val="clear" w:color="auto" w:fill="auto"/>
            <w:noWrap/>
            <w:tcMar>
              <w:top w:w="15" w:type="dxa"/>
              <w:left w:w="15" w:type="dxa"/>
              <w:bottom w:w="0" w:type="dxa"/>
              <w:right w:w="15" w:type="dxa"/>
            </w:tcMar>
            <w:hideMark/>
            <w:tcPrChange w:id="362" w:author="Chris Friedline" w:date="2015-06-24T13:42:00Z">
              <w:tcPr>
                <w:tcW w:w="1800" w:type="dxa"/>
                <w:shd w:val="clear" w:color="auto" w:fill="auto"/>
                <w:noWrap/>
                <w:tcMar>
                  <w:top w:w="15" w:type="dxa"/>
                  <w:left w:w="15" w:type="dxa"/>
                  <w:bottom w:w="0" w:type="dxa"/>
                  <w:right w:w="15" w:type="dxa"/>
                </w:tcMar>
                <w:hideMark/>
              </w:tcPr>
            </w:tcPrChange>
          </w:tcPr>
          <w:p w14:paraId="2D125B7F" w14:textId="6C8B1D9C" w:rsidR="00410355" w:rsidRDefault="00410355" w:rsidP="00410355">
            <w:pPr>
              <w:jc w:val="right"/>
            </w:pPr>
            <w:r>
              <w:t>6</w:t>
            </w:r>
          </w:p>
        </w:tc>
        <w:tc>
          <w:tcPr>
            <w:tcW w:w="1080" w:type="dxa"/>
            <w:shd w:val="clear" w:color="auto" w:fill="auto"/>
            <w:noWrap/>
            <w:tcMar>
              <w:top w:w="15" w:type="dxa"/>
              <w:left w:w="15" w:type="dxa"/>
              <w:bottom w:w="0" w:type="dxa"/>
              <w:right w:w="15" w:type="dxa"/>
            </w:tcMar>
            <w:hideMark/>
            <w:tcPrChange w:id="363" w:author="Chris Friedline" w:date="2015-06-24T13:42:00Z">
              <w:tcPr>
                <w:tcW w:w="990" w:type="dxa"/>
                <w:shd w:val="clear" w:color="auto" w:fill="auto"/>
                <w:noWrap/>
                <w:tcMar>
                  <w:top w:w="15" w:type="dxa"/>
                  <w:left w:w="15" w:type="dxa"/>
                  <w:bottom w:w="0" w:type="dxa"/>
                  <w:right w:w="15" w:type="dxa"/>
                </w:tcMar>
                <w:hideMark/>
              </w:tcPr>
            </w:tcPrChange>
          </w:tcPr>
          <w:p w14:paraId="344CD09C" w14:textId="77777777" w:rsidR="00410355" w:rsidRDefault="00410355" w:rsidP="00410355">
            <w:pPr>
              <w:jc w:val="right"/>
            </w:pPr>
            <w:r>
              <w:t>35</w:t>
            </w:r>
          </w:p>
        </w:tc>
      </w:tr>
      <w:tr w:rsidR="00AF5A7D" w14:paraId="33AD7762" w14:textId="77777777" w:rsidTr="00AF5A7D">
        <w:trPr>
          <w:trHeight w:val="300"/>
          <w:trPrChange w:id="364" w:author="Chris Friedline" w:date="2015-06-24T13:42:00Z">
            <w:trPr>
              <w:trHeight w:val="300"/>
            </w:trPr>
          </w:trPrChange>
        </w:trPr>
        <w:tc>
          <w:tcPr>
            <w:tcW w:w="1185" w:type="dxa"/>
            <w:shd w:val="clear" w:color="auto" w:fill="auto"/>
            <w:noWrap/>
            <w:tcMar>
              <w:top w:w="15" w:type="dxa"/>
              <w:left w:w="15" w:type="dxa"/>
              <w:bottom w:w="0" w:type="dxa"/>
              <w:right w:w="15" w:type="dxa"/>
            </w:tcMar>
            <w:hideMark/>
            <w:tcPrChange w:id="365" w:author="Chris Friedline" w:date="2015-06-24T13:42:00Z">
              <w:tcPr>
                <w:tcW w:w="1185" w:type="dxa"/>
                <w:shd w:val="clear" w:color="auto" w:fill="auto"/>
                <w:noWrap/>
                <w:tcMar>
                  <w:top w:w="15" w:type="dxa"/>
                  <w:left w:w="15" w:type="dxa"/>
                  <w:bottom w:w="0" w:type="dxa"/>
                  <w:right w:w="15" w:type="dxa"/>
                </w:tcMar>
                <w:hideMark/>
              </w:tcPr>
            </w:tcPrChange>
          </w:tcPr>
          <w:p w14:paraId="3D37E8E4" w14:textId="77777777" w:rsidR="00410355" w:rsidRDefault="00410355" w:rsidP="00410355">
            <w:r>
              <w:t>UN0338</w:t>
            </w:r>
          </w:p>
        </w:tc>
        <w:tc>
          <w:tcPr>
            <w:tcW w:w="5400" w:type="dxa"/>
            <w:tcPrChange w:id="366" w:author="Chris Friedline" w:date="2015-06-24T13:42:00Z">
              <w:tcPr>
                <w:tcW w:w="5400" w:type="dxa"/>
              </w:tcPr>
            </w:tcPrChange>
          </w:tcPr>
          <w:p w14:paraId="176CF940" w14:textId="2AAC523F" w:rsidR="00410355" w:rsidRDefault="00410355" w:rsidP="00410355">
            <w:r>
              <w:t>GO:0006869,GO:0009414,GO:0009651,GO:0009737</w:t>
            </w:r>
          </w:p>
        </w:tc>
        <w:tc>
          <w:tcPr>
            <w:tcW w:w="1620" w:type="dxa"/>
            <w:shd w:val="clear" w:color="auto" w:fill="auto"/>
            <w:noWrap/>
            <w:tcMar>
              <w:top w:w="15" w:type="dxa"/>
              <w:left w:w="15" w:type="dxa"/>
              <w:bottom w:w="0" w:type="dxa"/>
              <w:right w:w="15" w:type="dxa"/>
            </w:tcMar>
            <w:hideMark/>
            <w:tcPrChange w:id="367" w:author="Chris Friedline" w:date="2015-06-24T13:42:00Z">
              <w:tcPr>
                <w:tcW w:w="1800" w:type="dxa"/>
                <w:shd w:val="clear" w:color="auto" w:fill="auto"/>
                <w:noWrap/>
                <w:tcMar>
                  <w:top w:w="15" w:type="dxa"/>
                  <w:left w:w="15" w:type="dxa"/>
                  <w:bottom w:w="0" w:type="dxa"/>
                  <w:right w:w="15" w:type="dxa"/>
                </w:tcMar>
                <w:hideMark/>
              </w:tcPr>
            </w:tcPrChange>
          </w:tcPr>
          <w:p w14:paraId="24EE4866" w14:textId="6EBB02F2" w:rsidR="00410355" w:rsidRDefault="00410355" w:rsidP="00410355">
            <w:pPr>
              <w:jc w:val="right"/>
            </w:pPr>
            <w:r>
              <w:t>4</w:t>
            </w:r>
          </w:p>
        </w:tc>
        <w:tc>
          <w:tcPr>
            <w:tcW w:w="1080" w:type="dxa"/>
            <w:shd w:val="clear" w:color="auto" w:fill="auto"/>
            <w:noWrap/>
            <w:tcMar>
              <w:top w:w="15" w:type="dxa"/>
              <w:left w:w="15" w:type="dxa"/>
              <w:bottom w:w="0" w:type="dxa"/>
              <w:right w:w="15" w:type="dxa"/>
            </w:tcMar>
            <w:hideMark/>
            <w:tcPrChange w:id="368" w:author="Chris Friedline" w:date="2015-06-24T13:42:00Z">
              <w:tcPr>
                <w:tcW w:w="990" w:type="dxa"/>
                <w:shd w:val="clear" w:color="auto" w:fill="auto"/>
                <w:noWrap/>
                <w:tcMar>
                  <w:top w:w="15" w:type="dxa"/>
                  <w:left w:w="15" w:type="dxa"/>
                  <w:bottom w:w="0" w:type="dxa"/>
                  <w:right w:w="15" w:type="dxa"/>
                </w:tcMar>
                <w:hideMark/>
              </w:tcPr>
            </w:tcPrChange>
          </w:tcPr>
          <w:p w14:paraId="645C352A" w14:textId="77777777" w:rsidR="00410355" w:rsidRDefault="00410355" w:rsidP="00410355">
            <w:pPr>
              <w:jc w:val="right"/>
            </w:pPr>
            <w:r>
              <w:t>36</w:t>
            </w:r>
          </w:p>
        </w:tc>
      </w:tr>
      <w:tr w:rsidR="00AF5A7D" w14:paraId="285D197E" w14:textId="77777777" w:rsidTr="00AF5A7D">
        <w:trPr>
          <w:trHeight w:val="300"/>
          <w:trPrChange w:id="369" w:author="Chris Friedline" w:date="2015-06-24T13:42:00Z">
            <w:trPr>
              <w:trHeight w:val="300"/>
            </w:trPr>
          </w:trPrChange>
        </w:trPr>
        <w:tc>
          <w:tcPr>
            <w:tcW w:w="1185" w:type="dxa"/>
            <w:shd w:val="clear" w:color="auto" w:fill="auto"/>
            <w:noWrap/>
            <w:tcMar>
              <w:top w:w="15" w:type="dxa"/>
              <w:left w:w="15" w:type="dxa"/>
              <w:bottom w:w="0" w:type="dxa"/>
              <w:right w:w="15" w:type="dxa"/>
            </w:tcMar>
            <w:hideMark/>
            <w:tcPrChange w:id="370" w:author="Chris Friedline" w:date="2015-06-24T13:42:00Z">
              <w:tcPr>
                <w:tcW w:w="1185" w:type="dxa"/>
                <w:shd w:val="clear" w:color="auto" w:fill="auto"/>
                <w:noWrap/>
                <w:tcMar>
                  <w:top w:w="15" w:type="dxa"/>
                  <w:left w:w="15" w:type="dxa"/>
                  <w:bottom w:w="0" w:type="dxa"/>
                  <w:right w:w="15" w:type="dxa"/>
                </w:tcMar>
                <w:hideMark/>
              </w:tcPr>
            </w:tcPrChange>
          </w:tcPr>
          <w:p w14:paraId="20C9BF46" w14:textId="77777777" w:rsidR="00410355" w:rsidRDefault="00410355" w:rsidP="00410355">
            <w:r>
              <w:t>UN0339</w:t>
            </w:r>
          </w:p>
        </w:tc>
        <w:tc>
          <w:tcPr>
            <w:tcW w:w="5400" w:type="dxa"/>
            <w:tcPrChange w:id="371" w:author="Chris Friedline" w:date="2015-06-24T13:42:00Z">
              <w:tcPr>
                <w:tcW w:w="5400" w:type="dxa"/>
              </w:tcPr>
            </w:tcPrChange>
          </w:tcPr>
          <w:p w14:paraId="608B1546" w14:textId="2FDBF7A8" w:rsidR="00410355" w:rsidRDefault="00410355" w:rsidP="00410355">
            <w:r>
              <w:t>GO:0004497,GO:0016984,GO:0009853,GO:0019253,GO:0055114,GO:0009573,GO:0046487</w:t>
            </w:r>
          </w:p>
        </w:tc>
        <w:tc>
          <w:tcPr>
            <w:tcW w:w="1620" w:type="dxa"/>
            <w:shd w:val="clear" w:color="auto" w:fill="auto"/>
            <w:noWrap/>
            <w:tcMar>
              <w:top w:w="15" w:type="dxa"/>
              <w:left w:w="15" w:type="dxa"/>
              <w:bottom w:w="0" w:type="dxa"/>
              <w:right w:w="15" w:type="dxa"/>
            </w:tcMar>
            <w:hideMark/>
            <w:tcPrChange w:id="372" w:author="Chris Friedline" w:date="2015-06-24T13:42:00Z">
              <w:tcPr>
                <w:tcW w:w="1800" w:type="dxa"/>
                <w:shd w:val="clear" w:color="auto" w:fill="auto"/>
                <w:noWrap/>
                <w:tcMar>
                  <w:top w:w="15" w:type="dxa"/>
                  <w:left w:w="15" w:type="dxa"/>
                  <w:bottom w:w="0" w:type="dxa"/>
                  <w:right w:w="15" w:type="dxa"/>
                </w:tcMar>
                <w:hideMark/>
              </w:tcPr>
            </w:tcPrChange>
          </w:tcPr>
          <w:p w14:paraId="76BB9DA5" w14:textId="4AA2BF20" w:rsidR="00410355" w:rsidRDefault="00410355" w:rsidP="00410355">
            <w:pPr>
              <w:jc w:val="right"/>
            </w:pPr>
            <w:r>
              <w:t>0</w:t>
            </w:r>
          </w:p>
        </w:tc>
        <w:tc>
          <w:tcPr>
            <w:tcW w:w="1080" w:type="dxa"/>
            <w:shd w:val="clear" w:color="auto" w:fill="auto"/>
            <w:noWrap/>
            <w:tcMar>
              <w:top w:w="15" w:type="dxa"/>
              <w:left w:w="15" w:type="dxa"/>
              <w:bottom w:w="0" w:type="dxa"/>
              <w:right w:w="15" w:type="dxa"/>
            </w:tcMar>
            <w:hideMark/>
            <w:tcPrChange w:id="373" w:author="Chris Friedline" w:date="2015-06-24T13:42:00Z">
              <w:tcPr>
                <w:tcW w:w="990" w:type="dxa"/>
                <w:shd w:val="clear" w:color="auto" w:fill="auto"/>
                <w:noWrap/>
                <w:tcMar>
                  <w:top w:w="15" w:type="dxa"/>
                  <w:left w:w="15" w:type="dxa"/>
                  <w:bottom w:w="0" w:type="dxa"/>
                  <w:right w:w="15" w:type="dxa"/>
                </w:tcMar>
                <w:hideMark/>
              </w:tcPr>
            </w:tcPrChange>
          </w:tcPr>
          <w:p w14:paraId="169BAC25" w14:textId="77777777" w:rsidR="00410355" w:rsidRDefault="00410355" w:rsidP="00410355">
            <w:pPr>
              <w:jc w:val="right"/>
            </w:pPr>
            <w:r>
              <w:t>9</w:t>
            </w:r>
          </w:p>
        </w:tc>
      </w:tr>
      <w:tr w:rsidR="00AF5A7D" w14:paraId="4EE4E9C9" w14:textId="77777777" w:rsidTr="00AF5A7D">
        <w:trPr>
          <w:trHeight w:val="300"/>
          <w:trPrChange w:id="374" w:author="Chris Friedline" w:date="2015-06-24T13:42:00Z">
            <w:trPr>
              <w:trHeight w:val="300"/>
            </w:trPr>
          </w:trPrChange>
        </w:trPr>
        <w:tc>
          <w:tcPr>
            <w:tcW w:w="1185" w:type="dxa"/>
            <w:shd w:val="clear" w:color="auto" w:fill="auto"/>
            <w:noWrap/>
            <w:tcMar>
              <w:top w:w="15" w:type="dxa"/>
              <w:left w:w="15" w:type="dxa"/>
              <w:bottom w:w="0" w:type="dxa"/>
              <w:right w:w="15" w:type="dxa"/>
            </w:tcMar>
            <w:hideMark/>
            <w:tcPrChange w:id="375" w:author="Chris Friedline" w:date="2015-06-24T13:42:00Z">
              <w:tcPr>
                <w:tcW w:w="1185" w:type="dxa"/>
                <w:shd w:val="clear" w:color="auto" w:fill="auto"/>
                <w:noWrap/>
                <w:tcMar>
                  <w:top w:w="15" w:type="dxa"/>
                  <w:left w:w="15" w:type="dxa"/>
                  <w:bottom w:w="0" w:type="dxa"/>
                  <w:right w:w="15" w:type="dxa"/>
                </w:tcMar>
                <w:hideMark/>
              </w:tcPr>
            </w:tcPrChange>
          </w:tcPr>
          <w:p w14:paraId="16A7C53A" w14:textId="77777777" w:rsidR="00410355" w:rsidRDefault="00410355" w:rsidP="00410355">
            <w:r>
              <w:t>UN0340</w:t>
            </w:r>
          </w:p>
        </w:tc>
        <w:tc>
          <w:tcPr>
            <w:tcW w:w="5400" w:type="dxa"/>
            <w:tcPrChange w:id="376" w:author="Chris Friedline" w:date="2015-06-24T13:42:00Z">
              <w:tcPr>
                <w:tcW w:w="5400" w:type="dxa"/>
              </w:tcPr>
            </w:tcPrChange>
          </w:tcPr>
          <w:p w14:paraId="150FC89D" w14:textId="24B8A76C" w:rsidR="00410355" w:rsidRDefault="00410355" w:rsidP="00410355">
            <w:r>
              <w:t>GO:0009570,GO:0003700,GO:0005524,GO:0005667,GO:0045449</w:t>
            </w:r>
          </w:p>
        </w:tc>
        <w:tc>
          <w:tcPr>
            <w:tcW w:w="1620" w:type="dxa"/>
            <w:shd w:val="clear" w:color="auto" w:fill="auto"/>
            <w:noWrap/>
            <w:tcMar>
              <w:top w:w="15" w:type="dxa"/>
              <w:left w:w="15" w:type="dxa"/>
              <w:bottom w:w="0" w:type="dxa"/>
              <w:right w:w="15" w:type="dxa"/>
            </w:tcMar>
            <w:hideMark/>
            <w:tcPrChange w:id="377" w:author="Chris Friedline" w:date="2015-06-24T13:42:00Z">
              <w:tcPr>
                <w:tcW w:w="1800" w:type="dxa"/>
                <w:shd w:val="clear" w:color="auto" w:fill="auto"/>
                <w:noWrap/>
                <w:tcMar>
                  <w:top w:w="15" w:type="dxa"/>
                  <w:left w:w="15" w:type="dxa"/>
                  <w:bottom w:w="0" w:type="dxa"/>
                  <w:right w:w="15" w:type="dxa"/>
                </w:tcMar>
                <w:hideMark/>
              </w:tcPr>
            </w:tcPrChange>
          </w:tcPr>
          <w:p w14:paraId="3D45FC5D" w14:textId="52BC18C9" w:rsidR="00410355" w:rsidRDefault="00410355" w:rsidP="00410355">
            <w:pPr>
              <w:jc w:val="right"/>
            </w:pPr>
            <w:r>
              <w:t>2</w:t>
            </w:r>
          </w:p>
        </w:tc>
        <w:tc>
          <w:tcPr>
            <w:tcW w:w="1080" w:type="dxa"/>
            <w:shd w:val="clear" w:color="auto" w:fill="auto"/>
            <w:noWrap/>
            <w:tcMar>
              <w:top w:w="15" w:type="dxa"/>
              <w:left w:w="15" w:type="dxa"/>
              <w:bottom w:w="0" w:type="dxa"/>
              <w:right w:w="15" w:type="dxa"/>
            </w:tcMar>
            <w:hideMark/>
            <w:tcPrChange w:id="378" w:author="Chris Friedline" w:date="2015-06-24T13:42:00Z">
              <w:tcPr>
                <w:tcW w:w="990" w:type="dxa"/>
                <w:shd w:val="clear" w:color="auto" w:fill="auto"/>
                <w:noWrap/>
                <w:tcMar>
                  <w:top w:w="15" w:type="dxa"/>
                  <w:left w:w="15" w:type="dxa"/>
                  <w:bottom w:w="0" w:type="dxa"/>
                  <w:right w:w="15" w:type="dxa"/>
                </w:tcMar>
                <w:hideMark/>
              </w:tcPr>
            </w:tcPrChange>
          </w:tcPr>
          <w:p w14:paraId="40EF61C3" w14:textId="77777777" w:rsidR="00410355" w:rsidRDefault="00410355" w:rsidP="00410355">
            <w:pPr>
              <w:jc w:val="right"/>
            </w:pPr>
            <w:r>
              <w:t>15</w:t>
            </w:r>
          </w:p>
        </w:tc>
      </w:tr>
      <w:tr w:rsidR="00AF5A7D" w14:paraId="78EA0112" w14:textId="77777777" w:rsidTr="00AF5A7D">
        <w:trPr>
          <w:trHeight w:val="300"/>
          <w:trPrChange w:id="379" w:author="Chris Friedline" w:date="2015-06-24T13:42:00Z">
            <w:trPr>
              <w:trHeight w:val="300"/>
            </w:trPr>
          </w:trPrChange>
        </w:trPr>
        <w:tc>
          <w:tcPr>
            <w:tcW w:w="1185" w:type="dxa"/>
            <w:shd w:val="clear" w:color="auto" w:fill="auto"/>
            <w:noWrap/>
            <w:tcMar>
              <w:top w:w="15" w:type="dxa"/>
              <w:left w:w="15" w:type="dxa"/>
              <w:bottom w:w="0" w:type="dxa"/>
              <w:right w:w="15" w:type="dxa"/>
            </w:tcMar>
            <w:hideMark/>
            <w:tcPrChange w:id="380" w:author="Chris Friedline" w:date="2015-06-24T13:42:00Z">
              <w:tcPr>
                <w:tcW w:w="1185" w:type="dxa"/>
                <w:shd w:val="clear" w:color="auto" w:fill="auto"/>
                <w:noWrap/>
                <w:tcMar>
                  <w:top w:w="15" w:type="dxa"/>
                  <w:left w:w="15" w:type="dxa"/>
                  <w:bottom w:w="0" w:type="dxa"/>
                  <w:right w:w="15" w:type="dxa"/>
                </w:tcMar>
                <w:hideMark/>
              </w:tcPr>
            </w:tcPrChange>
          </w:tcPr>
          <w:p w14:paraId="3EE9A893" w14:textId="77777777" w:rsidR="00410355" w:rsidRDefault="00410355" w:rsidP="00410355">
            <w:r>
              <w:t>UN0345</w:t>
            </w:r>
          </w:p>
        </w:tc>
        <w:tc>
          <w:tcPr>
            <w:tcW w:w="5400" w:type="dxa"/>
            <w:tcPrChange w:id="381" w:author="Chris Friedline" w:date="2015-06-24T13:42:00Z">
              <w:tcPr>
                <w:tcW w:w="5400" w:type="dxa"/>
              </w:tcPr>
            </w:tcPrChange>
          </w:tcPr>
          <w:p w14:paraId="420DF4F3" w14:textId="5AFBA756" w:rsidR="00410355" w:rsidRDefault="00410355" w:rsidP="00410355">
            <w:r>
              <w:t>GO:0016020,GO:0009765</w:t>
            </w:r>
          </w:p>
        </w:tc>
        <w:tc>
          <w:tcPr>
            <w:tcW w:w="1620" w:type="dxa"/>
            <w:shd w:val="clear" w:color="auto" w:fill="auto"/>
            <w:noWrap/>
            <w:tcMar>
              <w:top w:w="15" w:type="dxa"/>
              <w:left w:w="15" w:type="dxa"/>
              <w:bottom w:w="0" w:type="dxa"/>
              <w:right w:w="15" w:type="dxa"/>
            </w:tcMar>
            <w:hideMark/>
            <w:tcPrChange w:id="382" w:author="Chris Friedline" w:date="2015-06-24T13:42:00Z">
              <w:tcPr>
                <w:tcW w:w="1800" w:type="dxa"/>
                <w:shd w:val="clear" w:color="auto" w:fill="auto"/>
                <w:noWrap/>
                <w:tcMar>
                  <w:top w:w="15" w:type="dxa"/>
                  <w:left w:w="15" w:type="dxa"/>
                  <w:bottom w:w="0" w:type="dxa"/>
                  <w:right w:w="15" w:type="dxa"/>
                </w:tcMar>
                <w:hideMark/>
              </w:tcPr>
            </w:tcPrChange>
          </w:tcPr>
          <w:p w14:paraId="24F4E01A" w14:textId="198FF09A" w:rsidR="00410355" w:rsidRDefault="00410355" w:rsidP="00410355">
            <w:pPr>
              <w:jc w:val="right"/>
            </w:pPr>
            <w:r>
              <w:t>1</w:t>
            </w:r>
          </w:p>
        </w:tc>
        <w:tc>
          <w:tcPr>
            <w:tcW w:w="1080" w:type="dxa"/>
            <w:shd w:val="clear" w:color="auto" w:fill="auto"/>
            <w:noWrap/>
            <w:tcMar>
              <w:top w:w="15" w:type="dxa"/>
              <w:left w:w="15" w:type="dxa"/>
              <w:bottom w:w="0" w:type="dxa"/>
              <w:right w:w="15" w:type="dxa"/>
            </w:tcMar>
            <w:hideMark/>
            <w:tcPrChange w:id="383" w:author="Chris Friedline" w:date="2015-06-24T13:42:00Z">
              <w:tcPr>
                <w:tcW w:w="990" w:type="dxa"/>
                <w:shd w:val="clear" w:color="auto" w:fill="auto"/>
                <w:noWrap/>
                <w:tcMar>
                  <w:top w:w="15" w:type="dxa"/>
                  <w:left w:w="15" w:type="dxa"/>
                  <w:bottom w:w="0" w:type="dxa"/>
                  <w:right w:w="15" w:type="dxa"/>
                </w:tcMar>
                <w:hideMark/>
              </w:tcPr>
            </w:tcPrChange>
          </w:tcPr>
          <w:p w14:paraId="614610F9" w14:textId="77777777" w:rsidR="00410355" w:rsidRDefault="00410355" w:rsidP="00410355">
            <w:pPr>
              <w:jc w:val="right"/>
            </w:pPr>
            <w:r>
              <w:t>24</w:t>
            </w:r>
          </w:p>
        </w:tc>
      </w:tr>
      <w:tr w:rsidR="00AF5A7D" w14:paraId="50729149" w14:textId="77777777" w:rsidTr="00AF5A7D">
        <w:trPr>
          <w:trHeight w:val="300"/>
          <w:trPrChange w:id="384" w:author="Chris Friedline" w:date="2015-06-24T13:42:00Z">
            <w:trPr>
              <w:trHeight w:val="300"/>
            </w:trPr>
          </w:trPrChange>
        </w:trPr>
        <w:tc>
          <w:tcPr>
            <w:tcW w:w="1185" w:type="dxa"/>
            <w:shd w:val="clear" w:color="auto" w:fill="auto"/>
            <w:noWrap/>
            <w:tcMar>
              <w:top w:w="15" w:type="dxa"/>
              <w:left w:w="15" w:type="dxa"/>
              <w:bottom w:w="0" w:type="dxa"/>
              <w:right w:w="15" w:type="dxa"/>
            </w:tcMar>
            <w:hideMark/>
            <w:tcPrChange w:id="385" w:author="Chris Friedline" w:date="2015-06-24T13:42:00Z">
              <w:tcPr>
                <w:tcW w:w="1185" w:type="dxa"/>
                <w:shd w:val="clear" w:color="auto" w:fill="auto"/>
                <w:noWrap/>
                <w:tcMar>
                  <w:top w:w="15" w:type="dxa"/>
                  <w:left w:w="15" w:type="dxa"/>
                  <w:bottom w:w="0" w:type="dxa"/>
                  <w:right w:w="15" w:type="dxa"/>
                </w:tcMar>
                <w:hideMark/>
              </w:tcPr>
            </w:tcPrChange>
          </w:tcPr>
          <w:p w14:paraId="4438094C" w14:textId="77777777" w:rsidR="00410355" w:rsidRDefault="00410355" w:rsidP="00410355">
            <w:r>
              <w:t>UN0360</w:t>
            </w:r>
          </w:p>
        </w:tc>
        <w:tc>
          <w:tcPr>
            <w:tcW w:w="5400" w:type="dxa"/>
            <w:tcPrChange w:id="386" w:author="Chris Friedline" w:date="2015-06-24T13:42:00Z">
              <w:tcPr>
                <w:tcW w:w="5400" w:type="dxa"/>
              </w:tcPr>
            </w:tcPrChange>
          </w:tcPr>
          <w:p w14:paraId="00F6E648" w14:textId="034F6490" w:rsidR="00410355" w:rsidRDefault="00410355" w:rsidP="00410355">
            <w:r>
              <w:t>GO:0004497,GO:0005515,GO:0016984,GO:0009853,GO:0019253,GO:0055114,GO:0009573,GO:0046487</w:t>
            </w:r>
          </w:p>
        </w:tc>
        <w:tc>
          <w:tcPr>
            <w:tcW w:w="1620" w:type="dxa"/>
            <w:shd w:val="clear" w:color="auto" w:fill="auto"/>
            <w:noWrap/>
            <w:tcMar>
              <w:top w:w="15" w:type="dxa"/>
              <w:left w:w="15" w:type="dxa"/>
              <w:bottom w:w="0" w:type="dxa"/>
              <w:right w:w="15" w:type="dxa"/>
            </w:tcMar>
            <w:hideMark/>
            <w:tcPrChange w:id="387" w:author="Chris Friedline" w:date="2015-06-24T13:42:00Z">
              <w:tcPr>
                <w:tcW w:w="1800" w:type="dxa"/>
                <w:shd w:val="clear" w:color="auto" w:fill="auto"/>
                <w:noWrap/>
                <w:tcMar>
                  <w:top w:w="15" w:type="dxa"/>
                  <w:left w:w="15" w:type="dxa"/>
                  <w:bottom w:w="0" w:type="dxa"/>
                  <w:right w:w="15" w:type="dxa"/>
                </w:tcMar>
                <w:hideMark/>
              </w:tcPr>
            </w:tcPrChange>
          </w:tcPr>
          <w:p w14:paraId="34C988E5" w14:textId="2C7AE02D" w:rsidR="00410355" w:rsidRDefault="00410355" w:rsidP="00410355">
            <w:pPr>
              <w:jc w:val="right"/>
            </w:pPr>
            <w:r>
              <w:t>1</w:t>
            </w:r>
          </w:p>
        </w:tc>
        <w:tc>
          <w:tcPr>
            <w:tcW w:w="1080" w:type="dxa"/>
            <w:shd w:val="clear" w:color="auto" w:fill="auto"/>
            <w:noWrap/>
            <w:tcMar>
              <w:top w:w="15" w:type="dxa"/>
              <w:left w:w="15" w:type="dxa"/>
              <w:bottom w:w="0" w:type="dxa"/>
              <w:right w:w="15" w:type="dxa"/>
            </w:tcMar>
            <w:hideMark/>
            <w:tcPrChange w:id="388" w:author="Chris Friedline" w:date="2015-06-24T13:42:00Z">
              <w:tcPr>
                <w:tcW w:w="990" w:type="dxa"/>
                <w:shd w:val="clear" w:color="auto" w:fill="auto"/>
                <w:noWrap/>
                <w:tcMar>
                  <w:top w:w="15" w:type="dxa"/>
                  <w:left w:w="15" w:type="dxa"/>
                  <w:bottom w:w="0" w:type="dxa"/>
                  <w:right w:w="15" w:type="dxa"/>
                </w:tcMar>
                <w:hideMark/>
              </w:tcPr>
            </w:tcPrChange>
          </w:tcPr>
          <w:p w14:paraId="32957C54" w14:textId="77777777" w:rsidR="00410355" w:rsidRDefault="00410355" w:rsidP="00410355">
            <w:pPr>
              <w:jc w:val="right"/>
            </w:pPr>
            <w:r>
              <w:t>54</w:t>
            </w:r>
          </w:p>
        </w:tc>
      </w:tr>
      <w:tr w:rsidR="00AF5A7D" w14:paraId="1D07095D" w14:textId="77777777" w:rsidTr="00AF5A7D">
        <w:trPr>
          <w:trHeight w:val="300"/>
          <w:trPrChange w:id="389" w:author="Chris Friedline" w:date="2015-06-24T13:42:00Z">
            <w:trPr>
              <w:trHeight w:val="300"/>
            </w:trPr>
          </w:trPrChange>
        </w:trPr>
        <w:tc>
          <w:tcPr>
            <w:tcW w:w="1185" w:type="dxa"/>
            <w:shd w:val="clear" w:color="auto" w:fill="auto"/>
            <w:noWrap/>
            <w:tcMar>
              <w:top w:w="15" w:type="dxa"/>
              <w:left w:w="15" w:type="dxa"/>
              <w:bottom w:w="0" w:type="dxa"/>
              <w:right w:w="15" w:type="dxa"/>
            </w:tcMar>
            <w:hideMark/>
            <w:tcPrChange w:id="390" w:author="Chris Friedline" w:date="2015-06-24T13:42:00Z">
              <w:tcPr>
                <w:tcW w:w="1185" w:type="dxa"/>
                <w:shd w:val="clear" w:color="auto" w:fill="auto"/>
                <w:noWrap/>
                <w:tcMar>
                  <w:top w:w="15" w:type="dxa"/>
                  <w:left w:w="15" w:type="dxa"/>
                  <w:bottom w:w="0" w:type="dxa"/>
                  <w:right w:w="15" w:type="dxa"/>
                </w:tcMar>
                <w:hideMark/>
              </w:tcPr>
            </w:tcPrChange>
          </w:tcPr>
          <w:p w14:paraId="563C6D51" w14:textId="77777777" w:rsidR="00410355" w:rsidRDefault="00410355" w:rsidP="00410355">
            <w:r>
              <w:t>UN0361</w:t>
            </w:r>
          </w:p>
        </w:tc>
        <w:tc>
          <w:tcPr>
            <w:tcW w:w="5400" w:type="dxa"/>
            <w:tcPrChange w:id="391" w:author="Chris Friedline" w:date="2015-06-24T13:42:00Z">
              <w:tcPr>
                <w:tcW w:w="5400" w:type="dxa"/>
              </w:tcPr>
            </w:tcPrChange>
          </w:tcPr>
          <w:p w14:paraId="150BFEB2" w14:textId="17D1A562" w:rsidR="00410355" w:rsidRDefault="00410355" w:rsidP="00410355">
            <w:r>
              <w:t>GO:0004497,GO:0005515,GO:0016984,GO:0009853,GO:0019253,GO:0055114,GO:0009573,GO:0046487</w:t>
            </w:r>
          </w:p>
        </w:tc>
        <w:tc>
          <w:tcPr>
            <w:tcW w:w="1620" w:type="dxa"/>
            <w:shd w:val="clear" w:color="auto" w:fill="auto"/>
            <w:noWrap/>
            <w:tcMar>
              <w:top w:w="15" w:type="dxa"/>
              <w:left w:w="15" w:type="dxa"/>
              <w:bottom w:w="0" w:type="dxa"/>
              <w:right w:w="15" w:type="dxa"/>
            </w:tcMar>
            <w:hideMark/>
            <w:tcPrChange w:id="392" w:author="Chris Friedline" w:date="2015-06-24T13:42:00Z">
              <w:tcPr>
                <w:tcW w:w="1800" w:type="dxa"/>
                <w:shd w:val="clear" w:color="auto" w:fill="auto"/>
                <w:noWrap/>
                <w:tcMar>
                  <w:top w:w="15" w:type="dxa"/>
                  <w:left w:w="15" w:type="dxa"/>
                  <w:bottom w:w="0" w:type="dxa"/>
                  <w:right w:w="15" w:type="dxa"/>
                </w:tcMar>
                <w:hideMark/>
              </w:tcPr>
            </w:tcPrChange>
          </w:tcPr>
          <w:p w14:paraId="673AA76C" w14:textId="1AED1A05" w:rsidR="00410355" w:rsidRDefault="00410355" w:rsidP="00410355">
            <w:pPr>
              <w:jc w:val="right"/>
            </w:pPr>
            <w:r>
              <w:t>3</w:t>
            </w:r>
          </w:p>
        </w:tc>
        <w:tc>
          <w:tcPr>
            <w:tcW w:w="1080" w:type="dxa"/>
            <w:shd w:val="clear" w:color="auto" w:fill="auto"/>
            <w:noWrap/>
            <w:tcMar>
              <w:top w:w="15" w:type="dxa"/>
              <w:left w:w="15" w:type="dxa"/>
              <w:bottom w:w="0" w:type="dxa"/>
              <w:right w:w="15" w:type="dxa"/>
            </w:tcMar>
            <w:hideMark/>
            <w:tcPrChange w:id="393" w:author="Chris Friedline" w:date="2015-06-24T13:42:00Z">
              <w:tcPr>
                <w:tcW w:w="990" w:type="dxa"/>
                <w:shd w:val="clear" w:color="auto" w:fill="auto"/>
                <w:noWrap/>
                <w:tcMar>
                  <w:top w:w="15" w:type="dxa"/>
                  <w:left w:w="15" w:type="dxa"/>
                  <w:bottom w:w="0" w:type="dxa"/>
                  <w:right w:w="15" w:type="dxa"/>
                </w:tcMar>
                <w:hideMark/>
              </w:tcPr>
            </w:tcPrChange>
          </w:tcPr>
          <w:p w14:paraId="5035C2C2" w14:textId="77777777" w:rsidR="00410355" w:rsidRDefault="00410355" w:rsidP="00410355">
            <w:pPr>
              <w:jc w:val="right"/>
            </w:pPr>
            <w:r>
              <w:t>140</w:t>
            </w:r>
          </w:p>
        </w:tc>
      </w:tr>
    </w:tbl>
    <w:p w14:paraId="43915F63" w14:textId="77777777" w:rsidR="00492973" w:rsidRPr="00585F2B" w:rsidRDefault="00492973" w:rsidP="00585F2B"/>
    <w:sectPr w:rsidR="00492973" w:rsidRPr="00585F2B" w:rsidSect="00EE6FCD">
      <w:pgSz w:w="12240" w:h="15840"/>
      <w:pgMar w:top="1440" w:right="1440" w:bottom="1440" w:left="1440" w:header="720" w:footer="720" w:gutter="0"/>
      <w:lnNumType w:countBy="1" w:restart="continuou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activeWritingStyle w:appName="MSWord" w:lang="en-US" w:vendorID="64" w:dllVersion="131078" w:nlCheck="1" w:checkStyle="1"/>
  <w:proofState w:spelling="clean"/>
  <w:revisionView w:markup="0"/>
  <w:trackRevisions/>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2FD2"/>
    <w:rsid w:val="000208F3"/>
    <w:rsid w:val="000300ED"/>
    <w:rsid w:val="00034822"/>
    <w:rsid w:val="00056BEF"/>
    <w:rsid w:val="000618A3"/>
    <w:rsid w:val="000622BF"/>
    <w:rsid w:val="00081E23"/>
    <w:rsid w:val="000918ED"/>
    <w:rsid w:val="000B554A"/>
    <w:rsid w:val="000C4901"/>
    <w:rsid w:val="000D0D11"/>
    <w:rsid w:val="000D48B8"/>
    <w:rsid w:val="000E384A"/>
    <w:rsid w:val="000E5830"/>
    <w:rsid w:val="000E70CD"/>
    <w:rsid w:val="001068A5"/>
    <w:rsid w:val="00112315"/>
    <w:rsid w:val="001133CD"/>
    <w:rsid w:val="00116997"/>
    <w:rsid w:val="00151EEC"/>
    <w:rsid w:val="001614AB"/>
    <w:rsid w:val="001A067B"/>
    <w:rsid w:val="001B0736"/>
    <w:rsid w:val="001F0414"/>
    <w:rsid w:val="001F79D8"/>
    <w:rsid w:val="002040C2"/>
    <w:rsid w:val="00223634"/>
    <w:rsid w:val="00244119"/>
    <w:rsid w:val="002601D9"/>
    <w:rsid w:val="002679AD"/>
    <w:rsid w:val="00296E63"/>
    <w:rsid w:val="00324A01"/>
    <w:rsid w:val="00365976"/>
    <w:rsid w:val="0036644F"/>
    <w:rsid w:val="003B0750"/>
    <w:rsid w:val="003B395A"/>
    <w:rsid w:val="003C66D4"/>
    <w:rsid w:val="003D397E"/>
    <w:rsid w:val="003E0C9A"/>
    <w:rsid w:val="003E50AE"/>
    <w:rsid w:val="00410355"/>
    <w:rsid w:val="00416773"/>
    <w:rsid w:val="00431864"/>
    <w:rsid w:val="004400A8"/>
    <w:rsid w:val="00442F91"/>
    <w:rsid w:val="00462CE3"/>
    <w:rsid w:val="00492973"/>
    <w:rsid w:val="0049743B"/>
    <w:rsid w:val="004A5A61"/>
    <w:rsid w:val="004B7314"/>
    <w:rsid w:val="004C0339"/>
    <w:rsid w:val="004E3BC3"/>
    <w:rsid w:val="004F3306"/>
    <w:rsid w:val="00501714"/>
    <w:rsid w:val="00503B34"/>
    <w:rsid w:val="00543430"/>
    <w:rsid w:val="00563253"/>
    <w:rsid w:val="005764A1"/>
    <w:rsid w:val="00585F2B"/>
    <w:rsid w:val="005B1A1E"/>
    <w:rsid w:val="005C482B"/>
    <w:rsid w:val="005F7F99"/>
    <w:rsid w:val="00600063"/>
    <w:rsid w:val="006058C3"/>
    <w:rsid w:val="00621775"/>
    <w:rsid w:val="006305E0"/>
    <w:rsid w:val="0064028A"/>
    <w:rsid w:val="00652B03"/>
    <w:rsid w:val="006674F0"/>
    <w:rsid w:val="00696AEC"/>
    <w:rsid w:val="006B0565"/>
    <w:rsid w:val="006D5E82"/>
    <w:rsid w:val="006E1E37"/>
    <w:rsid w:val="006E617C"/>
    <w:rsid w:val="006F05B2"/>
    <w:rsid w:val="006F4F9F"/>
    <w:rsid w:val="00702E9F"/>
    <w:rsid w:val="00705D1A"/>
    <w:rsid w:val="007140BA"/>
    <w:rsid w:val="00722FD2"/>
    <w:rsid w:val="00731627"/>
    <w:rsid w:val="00732752"/>
    <w:rsid w:val="00752622"/>
    <w:rsid w:val="00784BDE"/>
    <w:rsid w:val="007A2A6A"/>
    <w:rsid w:val="007C5FBA"/>
    <w:rsid w:val="007C7F60"/>
    <w:rsid w:val="00810133"/>
    <w:rsid w:val="00844E25"/>
    <w:rsid w:val="00870533"/>
    <w:rsid w:val="008A71D8"/>
    <w:rsid w:val="008B4A13"/>
    <w:rsid w:val="008C1334"/>
    <w:rsid w:val="008D3F06"/>
    <w:rsid w:val="008E72BF"/>
    <w:rsid w:val="00945F95"/>
    <w:rsid w:val="00954FB8"/>
    <w:rsid w:val="009750C4"/>
    <w:rsid w:val="00992DBC"/>
    <w:rsid w:val="009C69EB"/>
    <w:rsid w:val="009D3561"/>
    <w:rsid w:val="009D67E0"/>
    <w:rsid w:val="009F17E7"/>
    <w:rsid w:val="00A41E09"/>
    <w:rsid w:val="00A849E1"/>
    <w:rsid w:val="00A91881"/>
    <w:rsid w:val="00AB2A7E"/>
    <w:rsid w:val="00AF1B74"/>
    <w:rsid w:val="00AF5A7D"/>
    <w:rsid w:val="00B02525"/>
    <w:rsid w:val="00B30F90"/>
    <w:rsid w:val="00B6790F"/>
    <w:rsid w:val="00B865F4"/>
    <w:rsid w:val="00B97663"/>
    <w:rsid w:val="00BB2D3D"/>
    <w:rsid w:val="00BD0405"/>
    <w:rsid w:val="00BD3D8E"/>
    <w:rsid w:val="00BE0C47"/>
    <w:rsid w:val="00C01F23"/>
    <w:rsid w:val="00C64E30"/>
    <w:rsid w:val="00C72C2E"/>
    <w:rsid w:val="00C87F2F"/>
    <w:rsid w:val="00C9261E"/>
    <w:rsid w:val="00C941DD"/>
    <w:rsid w:val="00CA7423"/>
    <w:rsid w:val="00CC0830"/>
    <w:rsid w:val="00CE299A"/>
    <w:rsid w:val="00CE6E56"/>
    <w:rsid w:val="00D3419C"/>
    <w:rsid w:val="00D50485"/>
    <w:rsid w:val="00D62670"/>
    <w:rsid w:val="00D6530C"/>
    <w:rsid w:val="00D7138A"/>
    <w:rsid w:val="00D7476B"/>
    <w:rsid w:val="00D91461"/>
    <w:rsid w:val="00D93A8C"/>
    <w:rsid w:val="00DB5E30"/>
    <w:rsid w:val="00DC44C0"/>
    <w:rsid w:val="00DD6988"/>
    <w:rsid w:val="00DE179F"/>
    <w:rsid w:val="00E43BF8"/>
    <w:rsid w:val="00E5508F"/>
    <w:rsid w:val="00E72C7B"/>
    <w:rsid w:val="00E77681"/>
    <w:rsid w:val="00E90813"/>
    <w:rsid w:val="00E95912"/>
    <w:rsid w:val="00EB7A85"/>
    <w:rsid w:val="00EC4CE5"/>
    <w:rsid w:val="00EC6E78"/>
    <w:rsid w:val="00EE3054"/>
    <w:rsid w:val="00EE6FCD"/>
    <w:rsid w:val="00F024BF"/>
    <w:rsid w:val="00F10A02"/>
    <w:rsid w:val="00F15073"/>
    <w:rsid w:val="00F15287"/>
    <w:rsid w:val="00F15928"/>
    <w:rsid w:val="00F2355A"/>
    <w:rsid w:val="00F279CA"/>
    <w:rsid w:val="00F9367C"/>
    <w:rsid w:val="00F97E1C"/>
    <w:rsid w:val="00FB1AA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9"/>
    <o:shapelayout v:ext="edit">
      <o:idmap v:ext="edit" data="1"/>
    </o:shapelayout>
  </w:shapeDefaults>
  <w:decimalSymbol w:val="."/>
  <w:listSeparator w:val=","/>
  <w14:docId w14:val="28CD3CD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6FCD"/>
    <w:pPr>
      <w:spacing w:line="360" w:lineRule="auto"/>
    </w:pPr>
    <w:rPr>
      <w:rFonts w:ascii="Times New Roman" w:hAnsi="Times New Roman"/>
    </w:rPr>
  </w:style>
  <w:style w:type="paragraph" w:styleId="Heading2">
    <w:name w:val="heading 2"/>
    <w:basedOn w:val="Normal"/>
    <w:next w:val="Normal"/>
    <w:link w:val="Heading2Char"/>
    <w:uiPriority w:val="9"/>
    <w:unhideWhenUsed/>
    <w:qFormat/>
    <w:rsid w:val="00EE6FCD"/>
    <w:pPr>
      <w:keepNext/>
      <w:keepLines/>
      <w:spacing w:before="200"/>
      <w:outlineLvl w:val="1"/>
    </w:pPr>
    <w:rPr>
      <w:rFonts w:ascii="Arial" w:eastAsiaTheme="majorEastAsia" w:hAnsi="Arial" w:cstheme="majorBidi"/>
      <w:b/>
      <w:bCs/>
      <w:color w:val="000000" w:themeColor="text1"/>
      <w:sz w:val="28"/>
      <w:szCs w:val="26"/>
    </w:rPr>
  </w:style>
  <w:style w:type="paragraph" w:styleId="Heading3">
    <w:name w:val="heading 3"/>
    <w:basedOn w:val="Normal"/>
    <w:next w:val="Normal"/>
    <w:link w:val="Heading3Char"/>
    <w:uiPriority w:val="9"/>
    <w:unhideWhenUsed/>
    <w:qFormat/>
    <w:rsid w:val="00EE6FCD"/>
    <w:pPr>
      <w:keepNext/>
      <w:keepLines/>
      <w:spacing w:before="200"/>
      <w:outlineLvl w:val="2"/>
    </w:pPr>
    <w:rPr>
      <w:rFonts w:ascii="Arial" w:eastAsiaTheme="majorEastAsia" w:hAnsi="Arial" w:cstheme="majorBidi"/>
      <w:b/>
      <w:b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EE6FCD"/>
  </w:style>
  <w:style w:type="character" w:customStyle="1" w:styleId="Heading2Char">
    <w:name w:val="Heading 2 Char"/>
    <w:basedOn w:val="DefaultParagraphFont"/>
    <w:link w:val="Heading2"/>
    <w:uiPriority w:val="9"/>
    <w:rsid w:val="00EE6FCD"/>
    <w:rPr>
      <w:rFonts w:ascii="Arial" w:eastAsiaTheme="majorEastAsia" w:hAnsi="Arial" w:cstheme="majorBidi"/>
      <w:b/>
      <w:bCs/>
      <w:color w:val="000000" w:themeColor="text1"/>
      <w:sz w:val="28"/>
      <w:szCs w:val="26"/>
    </w:rPr>
  </w:style>
  <w:style w:type="character" w:customStyle="1" w:styleId="Heading3Char">
    <w:name w:val="Heading 3 Char"/>
    <w:basedOn w:val="DefaultParagraphFont"/>
    <w:link w:val="Heading3"/>
    <w:uiPriority w:val="9"/>
    <w:rsid w:val="00EE6FCD"/>
    <w:rPr>
      <w:rFonts w:ascii="Arial" w:eastAsiaTheme="majorEastAsia" w:hAnsi="Arial" w:cstheme="majorBidi"/>
      <w:b/>
      <w:bCs/>
      <w:color w:val="000000" w:themeColor="text1"/>
    </w:rPr>
  </w:style>
  <w:style w:type="character" w:styleId="Hyperlink">
    <w:name w:val="Hyperlink"/>
    <w:basedOn w:val="DefaultParagraphFont"/>
    <w:uiPriority w:val="99"/>
    <w:unhideWhenUsed/>
    <w:rsid w:val="00C01F23"/>
    <w:rPr>
      <w:color w:val="0000FF" w:themeColor="hyperlink"/>
      <w:u w:val="single"/>
    </w:rPr>
  </w:style>
  <w:style w:type="paragraph" w:styleId="Caption">
    <w:name w:val="caption"/>
    <w:basedOn w:val="Normal"/>
    <w:next w:val="Normal"/>
    <w:uiPriority w:val="35"/>
    <w:unhideWhenUsed/>
    <w:qFormat/>
    <w:rsid w:val="004F3306"/>
    <w:pPr>
      <w:spacing w:after="200" w:line="240" w:lineRule="auto"/>
    </w:pPr>
    <w:rPr>
      <w:b/>
      <w:bCs/>
      <w:color w:val="000000" w:themeColor="text1"/>
      <w:sz w:val="20"/>
      <w:szCs w:val="18"/>
    </w:rPr>
  </w:style>
  <w:style w:type="character" w:styleId="PlaceholderText">
    <w:name w:val="Placeholder Text"/>
    <w:basedOn w:val="DefaultParagraphFont"/>
    <w:uiPriority w:val="99"/>
    <w:semiHidden/>
    <w:rsid w:val="004F3306"/>
    <w:rPr>
      <w:color w:val="808080"/>
    </w:rPr>
  </w:style>
  <w:style w:type="paragraph" w:styleId="BalloonText">
    <w:name w:val="Balloon Text"/>
    <w:basedOn w:val="Normal"/>
    <w:link w:val="BalloonTextChar"/>
    <w:uiPriority w:val="99"/>
    <w:semiHidden/>
    <w:unhideWhenUsed/>
    <w:rsid w:val="004F3306"/>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F3306"/>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6FCD"/>
    <w:pPr>
      <w:spacing w:line="360" w:lineRule="auto"/>
    </w:pPr>
    <w:rPr>
      <w:rFonts w:ascii="Times New Roman" w:hAnsi="Times New Roman"/>
    </w:rPr>
  </w:style>
  <w:style w:type="paragraph" w:styleId="Heading2">
    <w:name w:val="heading 2"/>
    <w:basedOn w:val="Normal"/>
    <w:next w:val="Normal"/>
    <w:link w:val="Heading2Char"/>
    <w:uiPriority w:val="9"/>
    <w:unhideWhenUsed/>
    <w:qFormat/>
    <w:rsid w:val="00EE6FCD"/>
    <w:pPr>
      <w:keepNext/>
      <w:keepLines/>
      <w:spacing w:before="200"/>
      <w:outlineLvl w:val="1"/>
    </w:pPr>
    <w:rPr>
      <w:rFonts w:ascii="Arial" w:eastAsiaTheme="majorEastAsia" w:hAnsi="Arial" w:cstheme="majorBidi"/>
      <w:b/>
      <w:bCs/>
      <w:color w:val="000000" w:themeColor="text1"/>
      <w:sz w:val="28"/>
      <w:szCs w:val="26"/>
    </w:rPr>
  </w:style>
  <w:style w:type="paragraph" w:styleId="Heading3">
    <w:name w:val="heading 3"/>
    <w:basedOn w:val="Normal"/>
    <w:next w:val="Normal"/>
    <w:link w:val="Heading3Char"/>
    <w:uiPriority w:val="9"/>
    <w:unhideWhenUsed/>
    <w:qFormat/>
    <w:rsid w:val="00EE6FCD"/>
    <w:pPr>
      <w:keepNext/>
      <w:keepLines/>
      <w:spacing w:before="200"/>
      <w:outlineLvl w:val="2"/>
    </w:pPr>
    <w:rPr>
      <w:rFonts w:ascii="Arial" w:eastAsiaTheme="majorEastAsia" w:hAnsi="Arial" w:cstheme="majorBidi"/>
      <w:b/>
      <w:b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EE6FCD"/>
  </w:style>
  <w:style w:type="character" w:customStyle="1" w:styleId="Heading2Char">
    <w:name w:val="Heading 2 Char"/>
    <w:basedOn w:val="DefaultParagraphFont"/>
    <w:link w:val="Heading2"/>
    <w:uiPriority w:val="9"/>
    <w:rsid w:val="00EE6FCD"/>
    <w:rPr>
      <w:rFonts w:ascii="Arial" w:eastAsiaTheme="majorEastAsia" w:hAnsi="Arial" w:cstheme="majorBidi"/>
      <w:b/>
      <w:bCs/>
      <w:color w:val="000000" w:themeColor="text1"/>
      <w:sz w:val="28"/>
      <w:szCs w:val="26"/>
    </w:rPr>
  </w:style>
  <w:style w:type="character" w:customStyle="1" w:styleId="Heading3Char">
    <w:name w:val="Heading 3 Char"/>
    <w:basedOn w:val="DefaultParagraphFont"/>
    <w:link w:val="Heading3"/>
    <w:uiPriority w:val="9"/>
    <w:rsid w:val="00EE6FCD"/>
    <w:rPr>
      <w:rFonts w:ascii="Arial" w:eastAsiaTheme="majorEastAsia" w:hAnsi="Arial" w:cstheme="majorBidi"/>
      <w:b/>
      <w:bCs/>
      <w:color w:val="000000" w:themeColor="text1"/>
    </w:rPr>
  </w:style>
  <w:style w:type="character" w:styleId="Hyperlink">
    <w:name w:val="Hyperlink"/>
    <w:basedOn w:val="DefaultParagraphFont"/>
    <w:uiPriority w:val="99"/>
    <w:unhideWhenUsed/>
    <w:rsid w:val="00C01F23"/>
    <w:rPr>
      <w:color w:val="0000FF" w:themeColor="hyperlink"/>
      <w:u w:val="single"/>
    </w:rPr>
  </w:style>
  <w:style w:type="paragraph" w:styleId="Caption">
    <w:name w:val="caption"/>
    <w:basedOn w:val="Normal"/>
    <w:next w:val="Normal"/>
    <w:uiPriority w:val="35"/>
    <w:unhideWhenUsed/>
    <w:qFormat/>
    <w:rsid w:val="004F3306"/>
    <w:pPr>
      <w:spacing w:after="200" w:line="240" w:lineRule="auto"/>
    </w:pPr>
    <w:rPr>
      <w:b/>
      <w:bCs/>
      <w:color w:val="000000" w:themeColor="text1"/>
      <w:sz w:val="20"/>
      <w:szCs w:val="18"/>
    </w:rPr>
  </w:style>
  <w:style w:type="character" w:styleId="PlaceholderText">
    <w:name w:val="Placeholder Text"/>
    <w:basedOn w:val="DefaultParagraphFont"/>
    <w:uiPriority w:val="99"/>
    <w:semiHidden/>
    <w:rsid w:val="004F3306"/>
    <w:rPr>
      <w:color w:val="808080"/>
    </w:rPr>
  </w:style>
  <w:style w:type="paragraph" w:styleId="BalloonText">
    <w:name w:val="Balloon Text"/>
    <w:basedOn w:val="Normal"/>
    <w:link w:val="BalloonTextChar"/>
    <w:uiPriority w:val="99"/>
    <w:semiHidden/>
    <w:unhideWhenUsed/>
    <w:rsid w:val="004F3306"/>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F3306"/>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581808">
      <w:bodyDiv w:val="1"/>
      <w:marLeft w:val="0"/>
      <w:marRight w:val="0"/>
      <w:marTop w:val="0"/>
      <w:marBottom w:val="0"/>
      <w:divBdr>
        <w:top w:val="none" w:sz="0" w:space="0" w:color="auto"/>
        <w:left w:val="none" w:sz="0" w:space="0" w:color="auto"/>
        <w:bottom w:val="none" w:sz="0" w:space="0" w:color="auto"/>
        <w:right w:val="none" w:sz="0" w:space="0" w:color="auto"/>
      </w:divBdr>
    </w:div>
    <w:div w:id="155073435">
      <w:bodyDiv w:val="1"/>
      <w:marLeft w:val="0"/>
      <w:marRight w:val="0"/>
      <w:marTop w:val="0"/>
      <w:marBottom w:val="0"/>
      <w:divBdr>
        <w:top w:val="none" w:sz="0" w:space="0" w:color="auto"/>
        <w:left w:val="none" w:sz="0" w:space="0" w:color="auto"/>
        <w:bottom w:val="none" w:sz="0" w:space="0" w:color="auto"/>
        <w:right w:val="none" w:sz="0" w:space="0" w:color="auto"/>
      </w:divBdr>
    </w:div>
    <w:div w:id="166528054">
      <w:bodyDiv w:val="1"/>
      <w:marLeft w:val="0"/>
      <w:marRight w:val="0"/>
      <w:marTop w:val="0"/>
      <w:marBottom w:val="0"/>
      <w:divBdr>
        <w:top w:val="none" w:sz="0" w:space="0" w:color="auto"/>
        <w:left w:val="none" w:sz="0" w:space="0" w:color="auto"/>
        <w:bottom w:val="none" w:sz="0" w:space="0" w:color="auto"/>
        <w:right w:val="none" w:sz="0" w:space="0" w:color="auto"/>
      </w:divBdr>
    </w:div>
    <w:div w:id="588661887">
      <w:bodyDiv w:val="1"/>
      <w:marLeft w:val="0"/>
      <w:marRight w:val="0"/>
      <w:marTop w:val="0"/>
      <w:marBottom w:val="0"/>
      <w:divBdr>
        <w:top w:val="none" w:sz="0" w:space="0" w:color="auto"/>
        <w:left w:val="none" w:sz="0" w:space="0" w:color="auto"/>
        <w:bottom w:val="none" w:sz="0" w:space="0" w:color="auto"/>
        <w:right w:val="none" w:sz="0" w:space="0" w:color="auto"/>
      </w:divBdr>
    </w:div>
    <w:div w:id="697899817">
      <w:bodyDiv w:val="1"/>
      <w:marLeft w:val="0"/>
      <w:marRight w:val="0"/>
      <w:marTop w:val="0"/>
      <w:marBottom w:val="0"/>
      <w:divBdr>
        <w:top w:val="none" w:sz="0" w:space="0" w:color="auto"/>
        <w:left w:val="none" w:sz="0" w:space="0" w:color="auto"/>
        <w:bottom w:val="none" w:sz="0" w:space="0" w:color="auto"/>
        <w:right w:val="none" w:sz="0" w:space="0" w:color="auto"/>
      </w:divBdr>
    </w:div>
    <w:div w:id="699354487">
      <w:bodyDiv w:val="1"/>
      <w:marLeft w:val="0"/>
      <w:marRight w:val="0"/>
      <w:marTop w:val="0"/>
      <w:marBottom w:val="0"/>
      <w:divBdr>
        <w:top w:val="none" w:sz="0" w:space="0" w:color="auto"/>
        <w:left w:val="none" w:sz="0" w:space="0" w:color="auto"/>
        <w:bottom w:val="none" w:sz="0" w:space="0" w:color="auto"/>
        <w:right w:val="none" w:sz="0" w:space="0" w:color="auto"/>
      </w:divBdr>
    </w:div>
    <w:div w:id="765997718">
      <w:bodyDiv w:val="1"/>
      <w:marLeft w:val="0"/>
      <w:marRight w:val="0"/>
      <w:marTop w:val="0"/>
      <w:marBottom w:val="0"/>
      <w:divBdr>
        <w:top w:val="none" w:sz="0" w:space="0" w:color="auto"/>
        <w:left w:val="none" w:sz="0" w:space="0" w:color="auto"/>
        <w:bottom w:val="none" w:sz="0" w:space="0" w:color="auto"/>
        <w:right w:val="none" w:sz="0" w:space="0" w:color="auto"/>
      </w:divBdr>
    </w:div>
    <w:div w:id="819613879">
      <w:bodyDiv w:val="1"/>
      <w:marLeft w:val="0"/>
      <w:marRight w:val="0"/>
      <w:marTop w:val="0"/>
      <w:marBottom w:val="0"/>
      <w:divBdr>
        <w:top w:val="none" w:sz="0" w:space="0" w:color="auto"/>
        <w:left w:val="none" w:sz="0" w:space="0" w:color="auto"/>
        <w:bottom w:val="none" w:sz="0" w:space="0" w:color="auto"/>
        <w:right w:val="none" w:sz="0" w:space="0" w:color="auto"/>
      </w:divBdr>
    </w:div>
    <w:div w:id="880822558">
      <w:bodyDiv w:val="1"/>
      <w:marLeft w:val="0"/>
      <w:marRight w:val="0"/>
      <w:marTop w:val="0"/>
      <w:marBottom w:val="0"/>
      <w:divBdr>
        <w:top w:val="none" w:sz="0" w:space="0" w:color="auto"/>
        <w:left w:val="none" w:sz="0" w:space="0" w:color="auto"/>
        <w:bottom w:val="none" w:sz="0" w:space="0" w:color="auto"/>
        <w:right w:val="none" w:sz="0" w:space="0" w:color="auto"/>
      </w:divBdr>
    </w:div>
    <w:div w:id="1100220868">
      <w:bodyDiv w:val="1"/>
      <w:marLeft w:val="0"/>
      <w:marRight w:val="0"/>
      <w:marTop w:val="0"/>
      <w:marBottom w:val="0"/>
      <w:divBdr>
        <w:top w:val="none" w:sz="0" w:space="0" w:color="auto"/>
        <w:left w:val="none" w:sz="0" w:space="0" w:color="auto"/>
        <w:bottom w:val="none" w:sz="0" w:space="0" w:color="auto"/>
        <w:right w:val="none" w:sz="0" w:space="0" w:color="auto"/>
      </w:divBdr>
    </w:div>
    <w:div w:id="1208377546">
      <w:bodyDiv w:val="1"/>
      <w:marLeft w:val="0"/>
      <w:marRight w:val="0"/>
      <w:marTop w:val="0"/>
      <w:marBottom w:val="0"/>
      <w:divBdr>
        <w:top w:val="none" w:sz="0" w:space="0" w:color="auto"/>
        <w:left w:val="none" w:sz="0" w:space="0" w:color="auto"/>
        <w:bottom w:val="none" w:sz="0" w:space="0" w:color="auto"/>
        <w:right w:val="none" w:sz="0" w:space="0" w:color="auto"/>
      </w:divBdr>
    </w:div>
    <w:div w:id="1337995860">
      <w:bodyDiv w:val="1"/>
      <w:marLeft w:val="0"/>
      <w:marRight w:val="0"/>
      <w:marTop w:val="0"/>
      <w:marBottom w:val="0"/>
      <w:divBdr>
        <w:top w:val="none" w:sz="0" w:space="0" w:color="auto"/>
        <w:left w:val="none" w:sz="0" w:space="0" w:color="auto"/>
        <w:bottom w:val="none" w:sz="0" w:space="0" w:color="auto"/>
        <w:right w:val="none" w:sz="0" w:space="0" w:color="auto"/>
      </w:divBdr>
    </w:div>
    <w:div w:id="1403873118">
      <w:bodyDiv w:val="1"/>
      <w:marLeft w:val="0"/>
      <w:marRight w:val="0"/>
      <w:marTop w:val="0"/>
      <w:marBottom w:val="0"/>
      <w:divBdr>
        <w:top w:val="none" w:sz="0" w:space="0" w:color="auto"/>
        <w:left w:val="none" w:sz="0" w:space="0" w:color="auto"/>
        <w:bottom w:val="none" w:sz="0" w:space="0" w:color="auto"/>
        <w:right w:val="none" w:sz="0" w:space="0" w:color="auto"/>
      </w:divBdr>
    </w:div>
    <w:div w:id="1449661070">
      <w:bodyDiv w:val="1"/>
      <w:marLeft w:val="0"/>
      <w:marRight w:val="0"/>
      <w:marTop w:val="0"/>
      <w:marBottom w:val="0"/>
      <w:divBdr>
        <w:top w:val="none" w:sz="0" w:space="0" w:color="auto"/>
        <w:left w:val="none" w:sz="0" w:space="0" w:color="auto"/>
        <w:bottom w:val="none" w:sz="0" w:space="0" w:color="auto"/>
        <w:right w:val="none" w:sz="0" w:space="0" w:color="auto"/>
      </w:divBdr>
    </w:div>
    <w:div w:id="1692141108">
      <w:bodyDiv w:val="1"/>
      <w:marLeft w:val="0"/>
      <w:marRight w:val="0"/>
      <w:marTop w:val="0"/>
      <w:marBottom w:val="0"/>
      <w:divBdr>
        <w:top w:val="none" w:sz="0" w:space="0" w:color="auto"/>
        <w:left w:val="none" w:sz="0" w:space="0" w:color="auto"/>
        <w:bottom w:val="none" w:sz="0" w:space="0" w:color="auto"/>
        <w:right w:val="none" w:sz="0" w:space="0" w:color="auto"/>
      </w:divBdr>
    </w:div>
    <w:div w:id="1721633871">
      <w:bodyDiv w:val="1"/>
      <w:marLeft w:val="0"/>
      <w:marRight w:val="0"/>
      <w:marTop w:val="0"/>
      <w:marBottom w:val="0"/>
      <w:divBdr>
        <w:top w:val="none" w:sz="0" w:space="0" w:color="auto"/>
        <w:left w:val="none" w:sz="0" w:space="0" w:color="auto"/>
        <w:bottom w:val="none" w:sz="0" w:space="0" w:color="auto"/>
        <w:right w:val="none" w:sz="0" w:space="0" w:color="auto"/>
      </w:divBdr>
    </w:div>
    <w:div w:id="1809854261">
      <w:bodyDiv w:val="1"/>
      <w:marLeft w:val="0"/>
      <w:marRight w:val="0"/>
      <w:marTop w:val="0"/>
      <w:marBottom w:val="0"/>
      <w:divBdr>
        <w:top w:val="none" w:sz="0" w:space="0" w:color="auto"/>
        <w:left w:val="none" w:sz="0" w:space="0" w:color="auto"/>
        <w:bottom w:val="none" w:sz="0" w:space="0" w:color="auto"/>
        <w:right w:val="none" w:sz="0" w:space="0" w:color="auto"/>
      </w:divBdr>
    </w:div>
    <w:div w:id="1953703669">
      <w:bodyDiv w:val="1"/>
      <w:marLeft w:val="0"/>
      <w:marRight w:val="0"/>
      <w:marTop w:val="0"/>
      <w:marBottom w:val="0"/>
      <w:divBdr>
        <w:top w:val="none" w:sz="0" w:space="0" w:color="auto"/>
        <w:left w:val="none" w:sz="0" w:space="0" w:color="auto"/>
        <w:bottom w:val="none" w:sz="0" w:space="0" w:color="auto"/>
        <w:right w:val="none" w:sz="0" w:space="0" w:color="auto"/>
      </w:divBdr>
    </w:div>
    <w:div w:id="2030445100">
      <w:bodyDiv w:val="1"/>
      <w:marLeft w:val="0"/>
      <w:marRight w:val="0"/>
      <w:marTop w:val="0"/>
      <w:marBottom w:val="0"/>
      <w:divBdr>
        <w:top w:val="none" w:sz="0" w:space="0" w:color="auto"/>
        <w:left w:val="none" w:sz="0" w:space="0" w:color="auto"/>
        <w:bottom w:val="none" w:sz="0" w:space="0" w:color="auto"/>
        <w:right w:val="none" w:sz="0" w:space="0" w:color="auto"/>
      </w:divBdr>
    </w:div>
    <w:div w:id="211485742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emf"/><Relationship Id="rId6" Type="http://schemas.openxmlformats.org/officeDocument/2006/relationships/image" Target="media/image2.emf"/><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16</Pages>
  <Words>6539</Words>
  <Characters>37273</Characters>
  <Application>Microsoft Macintosh Word</Application>
  <DocSecurity>0</DocSecurity>
  <Lines>310</Lines>
  <Paragraphs>87</Paragraphs>
  <ScaleCrop>false</ScaleCrop>
  <Company>VCU</Company>
  <LinksUpToDate>false</LinksUpToDate>
  <CharactersWithSpaces>43725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Friedline</dc:creator>
  <cp:keywords/>
  <dc:description/>
  <cp:lastModifiedBy>Chris Friedline</cp:lastModifiedBy>
  <cp:revision>8</cp:revision>
  <cp:lastPrinted>2015-06-24T17:24:00Z</cp:lastPrinted>
  <dcterms:created xsi:type="dcterms:W3CDTF">2015-06-24T17:39:00Z</dcterms:created>
  <dcterms:modified xsi:type="dcterms:W3CDTF">2015-06-24T17:48:00Z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id="http://www.zotero.org/styles/evolution"/&gt;&lt;hasBiblio/&gt;&lt;format class="21"/&gt;&lt;count citations="16" publications="14"/&gt;&lt;/info&gt;PAPERS2_INFO_END</vt:lpwstr>
  </property>
  <property fmtid="{D5CDD505-2E9C-101B-9397-08002B2CF9AE}" pid="3" name="MTMacEqns">
    <vt:bool>true</vt:bool>
  </property>
</Properties>
</file>